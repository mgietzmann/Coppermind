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062C1" w14:textId="77777777" w:rsidR="00680572" w:rsidRPr="00A97C0F" w:rsidRDefault="00680572" w:rsidP="00680572">
      <w:pPr>
        <w:rPr>
          <w:rFonts w:ascii="Georgia" w:hAnsi="Georgia"/>
          <w:b/>
          <w:bCs/>
          <w:sz w:val="22"/>
          <w:szCs w:val="22"/>
        </w:rPr>
      </w:pPr>
      <w:r w:rsidRPr="00A97C0F">
        <w:rPr>
          <w:rFonts w:ascii="Georgia" w:hAnsi="Georgia"/>
          <w:b/>
          <w:bCs/>
          <w:sz w:val="22"/>
          <w:szCs w:val="22"/>
        </w:rPr>
        <w:t>Evaluation of Model Predictions</w:t>
      </w:r>
    </w:p>
    <w:p w14:paraId="2CC4A489" w14:textId="7BA0B05D" w:rsidR="00680572" w:rsidRPr="00047F35" w:rsidRDefault="00680572" w:rsidP="00680572">
      <w:pPr>
        <w:rPr>
          <w:rFonts w:ascii="Georgia" w:hAnsi="Georgia"/>
          <w:sz w:val="22"/>
          <w:szCs w:val="22"/>
        </w:rPr>
      </w:pPr>
      <w:r>
        <w:rPr>
          <w:rFonts w:ascii="Georgia" w:hAnsi="Georgia"/>
          <w:sz w:val="22"/>
          <w:szCs w:val="22"/>
        </w:rPr>
        <w:t xml:space="preserve">To </w:t>
      </w:r>
      <w:r>
        <w:rPr>
          <w:rFonts w:ascii="Georgia" w:hAnsi="Georgia"/>
          <w:color w:val="222222"/>
          <w:sz w:val="22"/>
          <w:szCs w:val="22"/>
          <w:shd w:val="clear" w:color="auto" w:fill="FFFFFF"/>
        </w:rPr>
        <w:t>evaluate the model’s predictions against observed depth occupancy</w:t>
      </w:r>
      <w:ins w:id="0" w:author="Andrew Seitz" w:date="2025-05-12T11:35:00Z" w16du:dateUtc="2025-05-12T19:35:00Z">
        <w:r w:rsidR="00851181">
          <w:rPr>
            <w:rFonts w:ascii="Georgia" w:hAnsi="Georgia"/>
            <w:color w:val="222222"/>
            <w:sz w:val="22"/>
            <w:szCs w:val="22"/>
            <w:shd w:val="clear" w:color="auto" w:fill="FFFFFF"/>
          </w:rPr>
          <w:t>,</w:t>
        </w:r>
      </w:ins>
      <w:r>
        <w:rPr>
          <w:rFonts w:ascii="Georgia" w:hAnsi="Georgia"/>
          <w:color w:val="222222"/>
          <w:sz w:val="22"/>
          <w:szCs w:val="22"/>
          <w:shd w:val="clear" w:color="auto" w:fill="FFFFFF"/>
        </w:rPr>
        <w:t xml:space="preserve"> we summarized depth occupancy </w:t>
      </w:r>
      <w:ins w:id="1" w:author="Andrew Seitz" w:date="2025-05-12T11:37:00Z" w16du:dateUtc="2025-05-12T19:37:00Z">
        <w:r w:rsidR="00851181">
          <w:rPr>
            <w:rFonts w:ascii="Georgia" w:hAnsi="Georgia"/>
            <w:color w:val="222222"/>
            <w:sz w:val="22"/>
            <w:szCs w:val="22"/>
            <w:shd w:val="clear" w:color="auto" w:fill="FFFFFF"/>
          </w:rPr>
          <w:t>at various time s</w:t>
        </w:r>
      </w:ins>
      <w:ins w:id="2" w:author="Andrew Seitz" w:date="2025-05-12T11:38:00Z" w16du:dateUtc="2025-05-12T19:38:00Z">
        <w:r w:rsidR="00851181">
          <w:rPr>
            <w:rFonts w:ascii="Georgia" w:hAnsi="Georgia"/>
            <w:color w:val="222222"/>
            <w:sz w:val="22"/>
            <w:szCs w:val="22"/>
            <w:shd w:val="clear" w:color="auto" w:fill="FFFFFF"/>
          </w:rPr>
          <w:t xml:space="preserve">cales </w:t>
        </w:r>
      </w:ins>
      <w:r>
        <w:rPr>
          <w:rFonts w:ascii="Georgia" w:hAnsi="Georgia"/>
          <w:color w:val="222222"/>
          <w:sz w:val="22"/>
          <w:szCs w:val="22"/>
          <w:shd w:val="clear" w:color="auto" w:fill="FFFFFF"/>
        </w:rPr>
        <w:t>and</w:t>
      </w:r>
      <w:ins w:id="3" w:author="Andrew Seitz" w:date="2025-05-12T11:38:00Z" w16du:dateUtc="2025-05-12T19:38:00Z">
        <w:r w:rsidR="00851181">
          <w:rPr>
            <w:rFonts w:ascii="Georgia" w:hAnsi="Georgia"/>
            <w:color w:val="222222"/>
            <w:sz w:val="22"/>
            <w:szCs w:val="22"/>
            <w:shd w:val="clear" w:color="auto" w:fill="FFFFFF"/>
          </w:rPr>
          <w:t xml:space="preserve"> corresponding</w:t>
        </w:r>
      </w:ins>
      <w:r>
        <w:rPr>
          <w:rFonts w:ascii="Georgia" w:hAnsi="Georgia"/>
          <w:color w:val="222222"/>
          <w:sz w:val="22"/>
          <w:szCs w:val="22"/>
          <w:shd w:val="clear" w:color="auto" w:fill="FFFFFF"/>
        </w:rPr>
        <w:t xml:space="preserve"> predictions across each of the selected features. For seasonal effects</w:t>
      </w:r>
      <w:ins w:id="4" w:author="Andrew Seitz" w:date="2025-05-12T11:36:00Z" w16du:dateUtc="2025-05-12T19:36:00Z">
        <w:r w:rsidR="00851181">
          <w:rPr>
            <w:rFonts w:ascii="Georgia" w:hAnsi="Georgia"/>
            <w:color w:val="222222"/>
            <w:sz w:val="22"/>
            <w:szCs w:val="22"/>
            <w:shd w:val="clear" w:color="auto" w:fill="FFFFFF"/>
          </w:rPr>
          <w:t>,</w:t>
        </w:r>
      </w:ins>
      <w:r>
        <w:rPr>
          <w:rFonts w:ascii="Georgia" w:hAnsi="Georgia"/>
          <w:color w:val="222222"/>
          <w:sz w:val="22"/>
          <w:szCs w:val="22"/>
          <w:shd w:val="clear" w:color="auto" w:fill="FFFFFF"/>
        </w:rPr>
        <w:t xml:space="preserve"> </w:t>
      </w:r>
      <w:r>
        <w:rPr>
          <w:rFonts w:ascii="Georgia" w:hAnsi="Georgia"/>
          <w:sz w:val="22"/>
          <w:szCs w:val="22"/>
        </w:rPr>
        <w:t xml:space="preserve">we compared the </w:t>
      </w:r>
      <w:commentRangeStart w:id="5"/>
      <w:r>
        <w:rPr>
          <w:rFonts w:ascii="Georgia" w:hAnsi="Georgia"/>
          <w:sz w:val="22"/>
          <w:szCs w:val="22"/>
        </w:rPr>
        <w:t xml:space="preserve">monthly proportion of fish </w:t>
      </w:r>
      <w:commentRangeEnd w:id="5"/>
      <w:r w:rsidR="00851181">
        <w:rPr>
          <w:rStyle w:val="CommentReference"/>
        </w:rPr>
        <w:commentReference w:id="5"/>
      </w:r>
      <w:r>
        <w:rPr>
          <w:rFonts w:ascii="Georgia" w:hAnsi="Georgia"/>
          <w:sz w:val="22"/>
          <w:szCs w:val="22"/>
        </w:rPr>
        <w:t xml:space="preserve">in each depth bin in the validation set to the monthly mean probability of fish in each depth bin as predicted by the model. To evaluate </w:t>
      </w:r>
      <w:commentRangeStart w:id="6"/>
      <w:r>
        <w:rPr>
          <w:rFonts w:ascii="Georgia" w:hAnsi="Georgia"/>
          <w:sz w:val="22"/>
          <w:szCs w:val="22"/>
        </w:rPr>
        <w:t>diurnal</w:t>
      </w:r>
      <w:commentRangeEnd w:id="6"/>
      <w:r w:rsidR="00851181">
        <w:rPr>
          <w:rStyle w:val="CommentReference"/>
        </w:rPr>
        <w:commentReference w:id="6"/>
      </w:r>
      <w:r>
        <w:rPr>
          <w:rFonts w:ascii="Georgia" w:hAnsi="Georgia"/>
          <w:sz w:val="22"/>
          <w:szCs w:val="22"/>
        </w:rPr>
        <w:t xml:space="preserve"> variation, we converted our </w:t>
      </w:r>
      <w:proofErr w:type="spellStart"/>
      <w:r>
        <w:rPr>
          <w:rFonts w:ascii="Georgia" w:hAnsi="Georgia"/>
          <w:sz w:val="22"/>
          <w:szCs w:val="22"/>
        </w:rPr>
        <w:t>sin_sun</w:t>
      </w:r>
      <w:proofErr w:type="spellEnd"/>
      <w:r>
        <w:rPr>
          <w:rFonts w:ascii="Georgia" w:hAnsi="Georgia"/>
          <w:sz w:val="22"/>
          <w:szCs w:val="22"/>
        </w:rPr>
        <w:t xml:space="preserve"> and </w:t>
      </w:r>
      <w:proofErr w:type="spellStart"/>
      <w:r>
        <w:rPr>
          <w:rFonts w:ascii="Georgia" w:hAnsi="Georgia"/>
          <w:sz w:val="22"/>
          <w:szCs w:val="22"/>
        </w:rPr>
        <w:t>cos_sun</w:t>
      </w:r>
      <w:proofErr w:type="spellEnd"/>
      <w:r>
        <w:rPr>
          <w:rFonts w:ascii="Georgia" w:hAnsi="Georgia"/>
          <w:sz w:val="22"/>
          <w:szCs w:val="22"/>
        </w:rPr>
        <w:t xml:space="preserve"> features back into radians</w:t>
      </w:r>
      <w:r w:rsidR="001D6020">
        <w:rPr>
          <w:rFonts w:ascii="Georgia" w:hAnsi="Georgia"/>
          <w:sz w:val="22"/>
          <w:szCs w:val="22"/>
        </w:rPr>
        <w:t xml:space="preserve">, binned </w:t>
      </w:r>
      <w:commentRangeStart w:id="7"/>
      <w:r w:rsidR="001D6020">
        <w:rPr>
          <w:rFonts w:ascii="Georgia" w:hAnsi="Georgia"/>
          <w:sz w:val="22"/>
          <w:szCs w:val="22"/>
        </w:rPr>
        <w:t>that</w:t>
      </w:r>
      <w:commentRangeEnd w:id="7"/>
      <w:r w:rsidR="00851181">
        <w:rPr>
          <w:rStyle w:val="CommentReference"/>
        </w:rPr>
        <w:commentReference w:id="7"/>
      </w:r>
      <w:r w:rsidR="001D6020">
        <w:rPr>
          <w:rFonts w:ascii="Georgia" w:hAnsi="Georgia"/>
          <w:sz w:val="22"/>
          <w:szCs w:val="22"/>
        </w:rPr>
        <w:t xml:space="preserve"> feature,</w:t>
      </w:r>
      <w:r>
        <w:rPr>
          <w:rFonts w:ascii="Georgia" w:hAnsi="Georgia"/>
          <w:sz w:val="22"/>
          <w:szCs w:val="22"/>
        </w:rPr>
        <w:t xml:space="preserve"> and then computed the actual proportions of the fish at depths </w:t>
      </w:r>
      <w:commentRangeStart w:id="8"/>
      <w:r>
        <w:rPr>
          <w:rFonts w:ascii="Georgia" w:hAnsi="Georgia"/>
          <w:sz w:val="22"/>
          <w:szCs w:val="22"/>
        </w:rPr>
        <w:t>lower</w:t>
      </w:r>
      <w:commentRangeEnd w:id="8"/>
      <w:r w:rsidR="00851181">
        <w:rPr>
          <w:rStyle w:val="CommentReference"/>
        </w:rPr>
        <w:commentReference w:id="8"/>
      </w:r>
      <w:r>
        <w:rPr>
          <w:rFonts w:ascii="Georgia" w:hAnsi="Georgia"/>
          <w:sz w:val="22"/>
          <w:szCs w:val="22"/>
        </w:rPr>
        <w:t xml:space="preserve"> than 25</w:t>
      </w:r>
      <w:ins w:id="9" w:author="Andrew Seitz" w:date="2025-05-12T11:39:00Z" w16du:dateUtc="2025-05-12T19:39:00Z">
        <w:r w:rsidR="00851181">
          <w:rPr>
            <w:rFonts w:ascii="Georgia" w:hAnsi="Georgia"/>
            <w:sz w:val="22"/>
            <w:szCs w:val="22"/>
          </w:rPr>
          <w:t xml:space="preserve"> </w:t>
        </w:r>
      </w:ins>
      <w:r>
        <w:rPr>
          <w:rFonts w:ascii="Georgia" w:hAnsi="Georgia"/>
          <w:sz w:val="22"/>
          <w:szCs w:val="22"/>
        </w:rPr>
        <w:t>m across month</w:t>
      </w:r>
      <w:r w:rsidR="001D6020">
        <w:rPr>
          <w:rFonts w:ascii="Georgia" w:hAnsi="Georgia"/>
          <w:sz w:val="22"/>
          <w:szCs w:val="22"/>
        </w:rPr>
        <w:t xml:space="preserve"> and day</w:t>
      </w:r>
      <w:r>
        <w:rPr>
          <w:rFonts w:ascii="Georgia" w:hAnsi="Georgia"/>
          <w:sz w:val="22"/>
          <w:szCs w:val="22"/>
        </w:rPr>
        <w:t xml:space="preserve"> for both the training and validation sets.</w:t>
      </w:r>
      <w:r w:rsidR="001D6020">
        <w:rPr>
          <w:rFonts w:ascii="Georgia" w:hAnsi="Georgia"/>
          <w:sz w:val="22"/>
          <w:szCs w:val="22"/>
        </w:rPr>
        <w:t xml:space="preserve"> </w:t>
      </w:r>
      <w:r>
        <w:rPr>
          <w:rFonts w:ascii="Georgia" w:hAnsi="Georgia"/>
          <w:sz w:val="22"/>
          <w:szCs w:val="22"/>
        </w:rPr>
        <w:t xml:space="preserve">This was then compared to the </w:t>
      </w:r>
      <w:r w:rsidR="001D6020">
        <w:rPr>
          <w:rFonts w:ascii="Georgia" w:hAnsi="Georgia"/>
          <w:sz w:val="22"/>
          <w:szCs w:val="22"/>
        </w:rPr>
        <w:t xml:space="preserve">monthly </w:t>
      </w:r>
      <w:r>
        <w:rPr>
          <w:rFonts w:ascii="Georgia" w:hAnsi="Georgia"/>
          <w:sz w:val="22"/>
          <w:szCs w:val="22"/>
        </w:rPr>
        <w:t xml:space="preserve">mean probability of depth occupancy </w:t>
      </w:r>
      <w:commentRangeStart w:id="10"/>
      <w:r>
        <w:rPr>
          <w:rFonts w:ascii="Georgia" w:hAnsi="Georgia"/>
          <w:sz w:val="22"/>
          <w:szCs w:val="22"/>
        </w:rPr>
        <w:t xml:space="preserve">below </w:t>
      </w:r>
      <w:commentRangeEnd w:id="10"/>
      <w:r w:rsidR="00851181">
        <w:rPr>
          <w:rStyle w:val="CommentReference"/>
        </w:rPr>
        <w:commentReference w:id="10"/>
      </w:r>
      <w:r>
        <w:rPr>
          <w:rFonts w:ascii="Georgia" w:hAnsi="Georgia"/>
          <w:sz w:val="22"/>
          <w:szCs w:val="22"/>
        </w:rPr>
        <w:t>25</w:t>
      </w:r>
      <w:ins w:id="11" w:author="Andrew Seitz" w:date="2025-05-12T11:40:00Z" w16du:dateUtc="2025-05-12T19:40:00Z">
        <w:r w:rsidR="00851181">
          <w:rPr>
            <w:rFonts w:ascii="Georgia" w:hAnsi="Georgia"/>
            <w:sz w:val="22"/>
            <w:szCs w:val="22"/>
          </w:rPr>
          <w:t xml:space="preserve"> </w:t>
        </w:r>
      </w:ins>
      <w:r>
        <w:rPr>
          <w:rFonts w:ascii="Georgia" w:hAnsi="Georgia"/>
          <w:sz w:val="22"/>
          <w:szCs w:val="22"/>
        </w:rPr>
        <w:t xml:space="preserve">m </w:t>
      </w:r>
      <w:commentRangeStart w:id="12"/>
      <w:r>
        <w:rPr>
          <w:rFonts w:ascii="Georgia" w:hAnsi="Georgia"/>
          <w:sz w:val="22"/>
          <w:szCs w:val="22"/>
        </w:rPr>
        <w:t xml:space="preserve">across the day </w:t>
      </w:r>
      <w:commentRangeEnd w:id="12"/>
      <w:r w:rsidR="00851181">
        <w:rPr>
          <w:rStyle w:val="CommentReference"/>
        </w:rPr>
        <w:commentReference w:id="12"/>
      </w:r>
      <w:r>
        <w:rPr>
          <w:rFonts w:ascii="Georgia" w:hAnsi="Georgia"/>
          <w:sz w:val="22"/>
          <w:szCs w:val="22"/>
        </w:rPr>
        <w:t xml:space="preserve">as </w:t>
      </w:r>
      <w:commentRangeStart w:id="13"/>
      <w:r>
        <w:rPr>
          <w:rFonts w:ascii="Georgia" w:hAnsi="Georgia"/>
          <w:sz w:val="22"/>
          <w:szCs w:val="22"/>
        </w:rPr>
        <w:t>predicted by the model over the validation set</w:t>
      </w:r>
      <w:commentRangeEnd w:id="13"/>
      <w:r w:rsidR="00851181">
        <w:rPr>
          <w:rStyle w:val="CommentReference"/>
        </w:rPr>
        <w:commentReference w:id="13"/>
      </w:r>
      <w:r>
        <w:rPr>
          <w:rFonts w:ascii="Georgia" w:hAnsi="Georgia"/>
          <w:sz w:val="22"/>
          <w:szCs w:val="22"/>
        </w:rPr>
        <w:t>. Finally, for each of our selected environmental features (mixed layer thickness, salinity, and nitrate)</w:t>
      </w:r>
      <w:ins w:id="14" w:author="Andrew Seitz" w:date="2025-05-12T11:42:00Z" w16du:dateUtc="2025-05-12T19:42:00Z">
        <w:r w:rsidR="00851181">
          <w:rPr>
            <w:rFonts w:ascii="Georgia" w:hAnsi="Georgia"/>
            <w:sz w:val="22"/>
            <w:szCs w:val="22"/>
          </w:rPr>
          <w:t>,</w:t>
        </w:r>
      </w:ins>
      <w:r>
        <w:rPr>
          <w:rFonts w:ascii="Georgia" w:hAnsi="Georgia"/>
          <w:sz w:val="22"/>
          <w:szCs w:val="22"/>
        </w:rPr>
        <w:t xml:space="preserve"> </w:t>
      </w:r>
      <w:commentRangeStart w:id="15"/>
      <w:r>
        <w:rPr>
          <w:rFonts w:ascii="Georgia" w:hAnsi="Georgia"/>
          <w:sz w:val="22"/>
          <w:szCs w:val="22"/>
        </w:rPr>
        <w:t xml:space="preserve">we binned our environmental feature </w:t>
      </w:r>
      <w:commentRangeEnd w:id="15"/>
      <w:r w:rsidR="00851181">
        <w:rPr>
          <w:rStyle w:val="CommentReference"/>
        </w:rPr>
        <w:commentReference w:id="15"/>
      </w:r>
      <w:r>
        <w:rPr>
          <w:rFonts w:ascii="Georgia" w:hAnsi="Georgia"/>
          <w:sz w:val="22"/>
          <w:szCs w:val="22"/>
        </w:rPr>
        <w:t xml:space="preserve">and then, per month, </w:t>
      </w:r>
      <w:commentRangeStart w:id="16"/>
      <w:r>
        <w:rPr>
          <w:rFonts w:ascii="Georgia" w:hAnsi="Georgia"/>
          <w:sz w:val="22"/>
          <w:szCs w:val="22"/>
        </w:rPr>
        <w:t>compared observed proportion of fish below 25</w:t>
      </w:r>
      <w:ins w:id="17" w:author="Andrew Seitz" w:date="2025-05-12T11:42:00Z" w16du:dateUtc="2025-05-12T19:42:00Z">
        <w:r w:rsidR="00851181">
          <w:rPr>
            <w:rFonts w:ascii="Georgia" w:hAnsi="Georgia"/>
            <w:sz w:val="22"/>
            <w:szCs w:val="22"/>
          </w:rPr>
          <w:t xml:space="preserve"> </w:t>
        </w:r>
      </w:ins>
      <w:r>
        <w:rPr>
          <w:rFonts w:ascii="Georgia" w:hAnsi="Georgia"/>
          <w:sz w:val="22"/>
          <w:szCs w:val="22"/>
        </w:rPr>
        <w:t>m over the validation and training sets to the corresponding predicted proportions over the validation set</w:t>
      </w:r>
      <w:commentRangeEnd w:id="16"/>
      <w:r w:rsidR="00981DF5">
        <w:rPr>
          <w:rStyle w:val="CommentReference"/>
        </w:rPr>
        <w:commentReference w:id="16"/>
      </w:r>
      <w:r>
        <w:rPr>
          <w:rFonts w:ascii="Georgia" w:hAnsi="Georgia"/>
          <w:sz w:val="22"/>
          <w:szCs w:val="22"/>
        </w:rPr>
        <w:t xml:space="preserve">. </w:t>
      </w:r>
    </w:p>
    <w:p w14:paraId="0EE8D47E" w14:textId="77777777" w:rsidR="00680572" w:rsidRPr="00D108BB" w:rsidRDefault="00680572" w:rsidP="00680572">
      <w:pPr>
        <w:rPr>
          <w:rFonts w:ascii="Georgia" w:hAnsi="Georgia"/>
          <w:b/>
          <w:bCs/>
          <w:sz w:val="22"/>
          <w:szCs w:val="22"/>
        </w:rPr>
      </w:pPr>
      <w:r w:rsidRPr="00D108BB">
        <w:rPr>
          <w:rFonts w:ascii="Georgia" w:hAnsi="Georgia"/>
          <w:b/>
          <w:bCs/>
          <w:sz w:val="22"/>
          <w:szCs w:val="22"/>
        </w:rPr>
        <w:t>Informing Risk Mitigation</w:t>
      </w:r>
    </w:p>
    <w:p w14:paraId="6DE2BCAF" w14:textId="7D635248" w:rsidR="00680572" w:rsidRDefault="00680572" w:rsidP="00680572">
      <w:pPr>
        <w:rPr>
          <w:rFonts w:ascii="Georgia" w:hAnsi="Georgia"/>
          <w:color w:val="222222"/>
          <w:sz w:val="22"/>
          <w:szCs w:val="22"/>
          <w:shd w:val="clear" w:color="auto" w:fill="FFFFFF"/>
        </w:rPr>
      </w:pPr>
      <w:r>
        <w:rPr>
          <w:rFonts w:ascii="Georgia" w:hAnsi="Georgia"/>
          <w:sz w:val="22"/>
          <w:szCs w:val="22"/>
        </w:rPr>
        <w:t xml:space="preserve">To illustrate how the model </w:t>
      </w:r>
      <w:r>
        <w:rPr>
          <w:rFonts w:ascii="Georgia" w:hAnsi="Georgia"/>
          <w:color w:val="222222"/>
          <w:sz w:val="22"/>
          <w:szCs w:val="22"/>
          <w:shd w:val="clear" w:color="auto" w:fill="FFFFFF"/>
        </w:rPr>
        <w:t xml:space="preserve">predictions can guide mitigation of incidental capture </w:t>
      </w:r>
      <w:ins w:id="18" w:author="Andrew Seitz" w:date="2025-05-12T11:46:00Z" w16du:dateUtc="2025-05-12T19:46:00Z">
        <w:r w:rsidR="00981DF5">
          <w:rPr>
            <w:rFonts w:ascii="Georgia" w:hAnsi="Georgia"/>
            <w:color w:val="222222"/>
            <w:sz w:val="22"/>
            <w:szCs w:val="22"/>
            <w:shd w:val="clear" w:color="auto" w:fill="FFFFFF"/>
          </w:rPr>
          <w:t xml:space="preserve">of Chinook salmon </w:t>
        </w:r>
      </w:ins>
      <w:r>
        <w:rPr>
          <w:rFonts w:ascii="Georgia" w:hAnsi="Georgia"/>
          <w:color w:val="222222"/>
          <w:sz w:val="22"/>
          <w:szCs w:val="22"/>
          <w:shd w:val="clear" w:color="auto" w:fill="FFFFFF"/>
        </w:rPr>
        <w:t xml:space="preserve">near the seafloor we performed </w:t>
      </w:r>
      <w:commentRangeStart w:id="19"/>
      <w:r>
        <w:rPr>
          <w:rFonts w:ascii="Georgia" w:hAnsi="Georgia"/>
          <w:color w:val="222222"/>
          <w:sz w:val="22"/>
          <w:szCs w:val="22"/>
          <w:shd w:val="clear" w:color="auto" w:fill="FFFFFF"/>
        </w:rPr>
        <w:t xml:space="preserve">an inference </w:t>
      </w:r>
      <w:commentRangeEnd w:id="19"/>
      <w:r w:rsidR="00981DF5">
        <w:rPr>
          <w:rStyle w:val="CommentReference"/>
        </w:rPr>
        <w:commentReference w:id="19"/>
      </w:r>
      <w:commentRangeStart w:id="20"/>
      <w:r>
        <w:rPr>
          <w:rFonts w:ascii="Georgia" w:hAnsi="Georgia"/>
          <w:color w:val="222222"/>
          <w:sz w:val="22"/>
          <w:szCs w:val="22"/>
          <w:shd w:val="clear" w:color="auto" w:fill="FFFFFF"/>
        </w:rPr>
        <w:t xml:space="preserve">over the Gulf of Alaska </w:t>
      </w:r>
      <w:commentRangeEnd w:id="20"/>
      <w:r w:rsidR="00981DF5">
        <w:rPr>
          <w:rStyle w:val="CommentReference"/>
        </w:rPr>
        <w:commentReference w:id="20"/>
      </w:r>
      <w:r>
        <w:rPr>
          <w:rFonts w:ascii="Georgia" w:hAnsi="Georgia"/>
          <w:color w:val="222222"/>
          <w:sz w:val="22"/>
          <w:szCs w:val="22"/>
          <w:shd w:val="clear" w:color="auto" w:fill="FFFFFF"/>
        </w:rPr>
        <w:t xml:space="preserve">in the year of 2022 and then used the predictions to explore how our </w:t>
      </w:r>
      <w:commentRangeStart w:id="21"/>
      <w:r>
        <w:rPr>
          <w:rFonts w:ascii="Georgia" w:hAnsi="Georgia"/>
          <w:color w:val="222222"/>
          <w:sz w:val="22"/>
          <w:szCs w:val="22"/>
          <w:shd w:val="clear" w:color="auto" w:fill="FFFFFF"/>
        </w:rPr>
        <w:t>features drive risk</w:t>
      </w:r>
      <w:commentRangeEnd w:id="21"/>
      <w:r w:rsidR="00981DF5">
        <w:rPr>
          <w:rStyle w:val="CommentReference"/>
        </w:rPr>
        <w:commentReference w:id="21"/>
      </w:r>
      <w:r>
        <w:rPr>
          <w:rFonts w:ascii="Georgia" w:hAnsi="Georgia"/>
          <w:color w:val="222222"/>
          <w:sz w:val="22"/>
          <w:szCs w:val="22"/>
          <w:shd w:val="clear" w:color="auto" w:fill="FFFFFF"/>
        </w:rPr>
        <w:t xml:space="preserve">. </w:t>
      </w:r>
    </w:p>
    <w:p w14:paraId="3722BDF6" w14:textId="789553AA" w:rsidR="00680572" w:rsidRDefault="00680572" w:rsidP="00680572">
      <w:pPr>
        <w:rPr>
          <w:rFonts w:ascii="Georgia" w:hAnsi="Georgia"/>
          <w:sz w:val="22"/>
          <w:szCs w:val="22"/>
        </w:rPr>
      </w:pPr>
      <w:r>
        <w:rPr>
          <w:rFonts w:ascii="Georgia" w:hAnsi="Georgia"/>
          <w:color w:val="222222"/>
          <w:sz w:val="22"/>
          <w:szCs w:val="22"/>
          <w:shd w:val="clear" w:color="auto" w:fill="FFFFFF"/>
        </w:rPr>
        <w:t xml:space="preserve">First, in the same manner as described for model training, we built </w:t>
      </w:r>
      <w:r>
        <w:rPr>
          <w:rFonts w:ascii="Georgia" w:hAnsi="Georgia"/>
          <w:sz w:val="22"/>
          <w:szCs w:val="22"/>
        </w:rPr>
        <w:t xml:space="preserve">a </w:t>
      </w:r>
      <w:r w:rsidRPr="00047F35">
        <w:rPr>
          <w:rFonts w:ascii="Georgia" w:hAnsi="Georgia"/>
          <w:sz w:val="22"/>
          <w:szCs w:val="22"/>
        </w:rPr>
        <w:t xml:space="preserve">dataset </w:t>
      </w:r>
      <w:r>
        <w:rPr>
          <w:rFonts w:ascii="Georgia" w:hAnsi="Georgia"/>
          <w:sz w:val="22"/>
          <w:szCs w:val="22"/>
        </w:rPr>
        <w:t xml:space="preserve">of model features </w:t>
      </w:r>
      <w:r w:rsidRPr="00047F35">
        <w:rPr>
          <w:rFonts w:ascii="Georgia" w:hAnsi="Georgia"/>
          <w:sz w:val="22"/>
          <w:szCs w:val="22"/>
        </w:rPr>
        <w:t xml:space="preserve">that included each depth bin, over every single H3 resolution 4 </w:t>
      </w:r>
      <w:proofErr w:type="gramStart"/>
      <w:r w:rsidRPr="00047F35">
        <w:rPr>
          <w:rFonts w:ascii="Georgia" w:hAnsi="Georgia"/>
          <w:sz w:val="22"/>
          <w:szCs w:val="22"/>
        </w:rPr>
        <w:t>cell</w:t>
      </w:r>
      <w:proofErr w:type="gramEnd"/>
      <w:r w:rsidRPr="00047F35">
        <w:rPr>
          <w:rFonts w:ascii="Georgia" w:hAnsi="Georgia"/>
          <w:sz w:val="22"/>
          <w:szCs w:val="22"/>
        </w:rPr>
        <w:t>, in each hour, over the full year of 2022 in the Gulf of Alaska and Eastern Bering Sea. This resulted in over 96 million entries. Using AWS Batch</w:t>
      </w:r>
      <w:r>
        <w:rPr>
          <w:rFonts w:ascii="Georgia" w:hAnsi="Georgia"/>
          <w:sz w:val="22"/>
          <w:szCs w:val="22"/>
        </w:rPr>
        <w:t xml:space="preserve">, </w:t>
      </w:r>
      <w:r w:rsidRPr="00047F35">
        <w:rPr>
          <w:rFonts w:ascii="Georgia" w:hAnsi="Georgia"/>
          <w:sz w:val="22"/>
          <w:szCs w:val="22"/>
        </w:rPr>
        <w:t xml:space="preserve">we then ran </w:t>
      </w:r>
      <w:commentRangeStart w:id="22"/>
      <w:r>
        <w:rPr>
          <w:rFonts w:ascii="Georgia" w:hAnsi="Georgia"/>
          <w:sz w:val="22"/>
          <w:szCs w:val="22"/>
        </w:rPr>
        <w:t xml:space="preserve">model </w:t>
      </w:r>
      <w:r w:rsidRPr="00047F35">
        <w:rPr>
          <w:rFonts w:ascii="Georgia" w:hAnsi="Georgia"/>
          <w:sz w:val="22"/>
          <w:szCs w:val="22"/>
        </w:rPr>
        <w:t xml:space="preserve">inference </w:t>
      </w:r>
      <w:commentRangeEnd w:id="22"/>
      <w:r w:rsidR="00981DF5">
        <w:rPr>
          <w:rStyle w:val="CommentReference"/>
        </w:rPr>
        <w:commentReference w:id="22"/>
      </w:r>
      <w:r w:rsidRPr="00047F35">
        <w:rPr>
          <w:rFonts w:ascii="Georgia" w:hAnsi="Georgia"/>
          <w:sz w:val="22"/>
          <w:szCs w:val="22"/>
        </w:rPr>
        <w:t xml:space="preserve">over these points to determine the </w:t>
      </w:r>
      <w:commentRangeStart w:id="23"/>
      <w:r w:rsidRPr="00047F35">
        <w:rPr>
          <w:rFonts w:ascii="Georgia" w:hAnsi="Georgia"/>
          <w:sz w:val="22"/>
          <w:szCs w:val="22"/>
        </w:rPr>
        <w:t>likelihood</w:t>
      </w:r>
      <w:commentRangeEnd w:id="23"/>
      <w:r w:rsidR="00981DF5">
        <w:rPr>
          <w:rStyle w:val="CommentReference"/>
        </w:rPr>
        <w:commentReference w:id="23"/>
      </w:r>
      <w:r w:rsidRPr="00047F35">
        <w:rPr>
          <w:rFonts w:ascii="Georgia" w:hAnsi="Georgia"/>
          <w:sz w:val="22"/>
          <w:szCs w:val="22"/>
        </w:rPr>
        <w:t xml:space="preserve"> associated </w:t>
      </w:r>
      <w:commentRangeStart w:id="24"/>
      <w:r w:rsidRPr="00047F35">
        <w:rPr>
          <w:rFonts w:ascii="Georgia" w:hAnsi="Georgia"/>
          <w:sz w:val="22"/>
          <w:szCs w:val="22"/>
        </w:rPr>
        <w:t>with each of the entries</w:t>
      </w:r>
      <w:commentRangeEnd w:id="24"/>
      <w:r w:rsidR="00981DF5">
        <w:rPr>
          <w:rStyle w:val="CommentReference"/>
        </w:rPr>
        <w:commentReference w:id="24"/>
      </w:r>
      <w:r w:rsidRPr="00047F35">
        <w:rPr>
          <w:rFonts w:ascii="Georgia" w:hAnsi="Georgia"/>
          <w:sz w:val="22"/>
          <w:szCs w:val="22"/>
        </w:rPr>
        <w:t xml:space="preserve">. </w:t>
      </w:r>
      <w:r>
        <w:rPr>
          <w:rFonts w:ascii="Georgia" w:hAnsi="Georgia"/>
          <w:sz w:val="22"/>
          <w:szCs w:val="22"/>
        </w:rPr>
        <w:t xml:space="preserve">We then subset this data to just the GOA </w:t>
      </w:r>
      <w:r w:rsidR="001D6020">
        <w:rPr>
          <w:rFonts w:ascii="Georgia" w:hAnsi="Georgia"/>
          <w:sz w:val="22"/>
          <w:szCs w:val="22"/>
        </w:rPr>
        <w:t>east of --</w:t>
      </w:r>
      <w:commentRangeStart w:id="25"/>
      <w:r w:rsidR="001D6020">
        <w:rPr>
          <w:rFonts w:ascii="Georgia" w:hAnsi="Georgia"/>
          <w:sz w:val="22"/>
          <w:szCs w:val="22"/>
        </w:rPr>
        <w:t>-</w:t>
      </w:r>
      <w:commentRangeEnd w:id="25"/>
      <w:r w:rsidR="00981DF5">
        <w:rPr>
          <w:rStyle w:val="CommentReference"/>
        </w:rPr>
        <w:commentReference w:id="25"/>
      </w:r>
      <w:r w:rsidR="001D6020">
        <w:rPr>
          <w:rFonts w:ascii="Georgia" w:hAnsi="Georgia"/>
          <w:sz w:val="22"/>
          <w:szCs w:val="22"/>
        </w:rPr>
        <w:t>145</w:t>
      </w:r>
      <w:ins w:id="26" w:author="Andrew Seitz" w:date="2025-05-12T11:50:00Z" w16du:dateUtc="2025-05-12T19:50:00Z">
        <w:r w:rsidR="00981DF5">
          <w:rPr>
            <w:rFonts w:ascii="Georgia" w:hAnsi="Georgia"/>
            <w:sz w:val="22"/>
            <w:szCs w:val="22"/>
          </w:rPr>
          <w:t>°</w:t>
        </w:r>
      </w:ins>
      <w:del w:id="27" w:author="Andrew Seitz" w:date="2025-05-12T11:50:00Z" w16du:dateUtc="2025-05-12T19:50:00Z">
        <w:r w:rsidR="001D6020" w:rsidDel="00981DF5">
          <w:rPr>
            <w:rFonts w:ascii="Georgia" w:hAnsi="Georgia"/>
            <w:sz w:val="22"/>
            <w:szCs w:val="22"/>
          </w:rPr>
          <w:delText>E</w:delText>
        </w:r>
      </w:del>
      <w:r w:rsidR="001D6020">
        <w:rPr>
          <w:rFonts w:ascii="Georgia" w:hAnsi="Georgia"/>
          <w:sz w:val="22"/>
          <w:szCs w:val="22"/>
        </w:rPr>
        <w:t xml:space="preserve"> longitude </w:t>
      </w:r>
      <w:r>
        <w:rPr>
          <w:rFonts w:ascii="Georgia" w:hAnsi="Georgia"/>
          <w:sz w:val="22"/>
          <w:szCs w:val="22"/>
        </w:rPr>
        <w:t xml:space="preserve">and removed entries where the average depth was </w:t>
      </w:r>
      <w:del w:id="28" w:author="Andrew Seitz" w:date="2025-05-12T11:49:00Z" w16du:dateUtc="2025-05-12T19:49:00Z">
        <w:r w:rsidDel="00981DF5">
          <w:rPr>
            <w:rFonts w:ascii="Georgia" w:hAnsi="Georgia"/>
            <w:sz w:val="22"/>
            <w:szCs w:val="22"/>
          </w:rPr>
          <w:delText>greater than</w:delText>
        </w:r>
      </w:del>
      <w:ins w:id="29" w:author="Andrew Seitz" w:date="2025-05-12T11:49:00Z" w16du:dateUtc="2025-05-12T19:49:00Z">
        <w:r w:rsidR="00981DF5">
          <w:rPr>
            <w:rFonts w:ascii="Georgia" w:hAnsi="Georgia"/>
            <w:sz w:val="22"/>
            <w:szCs w:val="22"/>
          </w:rPr>
          <w:t>&gt;</w:t>
        </w:r>
      </w:ins>
      <w:del w:id="30" w:author="Andrew Seitz" w:date="2025-05-12T11:49:00Z" w16du:dateUtc="2025-05-12T19:49:00Z">
        <w:r w:rsidDel="00981DF5">
          <w:rPr>
            <w:rFonts w:ascii="Georgia" w:hAnsi="Georgia"/>
            <w:sz w:val="22"/>
            <w:szCs w:val="22"/>
          </w:rPr>
          <w:delText xml:space="preserve"> </w:delText>
        </w:r>
      </w:del>
      <w:r>
        <w:rPr>
          <w:rFonts w:ascii="Georgia" w:hAnsi="Georgia"/>
          <w:sz w:val="22"/>
          <w:szCs w:val="22"/>
        </w:rPr>
        <w:t>600</w:t>
      </w:r>
      <w:ins w:id="31" w:author="Andrew Seitz" w:date="2025-05-12T11:49:00Z" w16du:dateUtc="2025-05-12T19:49:00Z">
        <w:r w:rsidR="00981DF5">
          <w:rPr>
            <w:rFonts w:ascii="Georgia" w:hAnsi="Georgia"/>
            <w:sz w:val="22"/>
            <w:szCs w:val="22"/>
          </w:rPr>
          <w:t xml:space="preserve"> </w:t>
        </w:r>
      </w:ins>
      <w:r>
        <w:rPr>
          <w:rFonts w:ascii="Georgia" w:hAnsi="Georgia"/>
          <w:sz w:val="22"/>
          <w:szCs w:val="22"/>
        </w:rPr>
        <w:t xml:space="preserve">m as Chinook </w:t>
      </w:r>
      <w:ins w:id="32" w:author="Andrew Seitz" w:date="2025-05-12T11:49:00Z" w16du:dateUtc="2025-05-12T19:49:00Z">
        <w:r w:rsidR="00981DF5">
          <w:rPr>
            <w:rFonts w:ascii="Georgia" w:hAnsi="Georgia"/>
            <w:sz w:val="22"/>
            <w:szCs w:val="22"/>
          </w:rPr>
          <w:t xml:space="preserve">salmon </w:t>
        </w:r>
      </w:ins>
      <w:r w:rsidR="001D6020">
        <w:rPr>
          <w:rFonts w:ascii="Georgia" w:hAnsi="Georgia"/>
          <w:sz w:val="22"/>
          <w:szCs w:val="22"/>
        </w:rPr>
        <w:t xml:space="preserve">were not seen deeper </w:t>
      </w:r>
      <w:proofErr w:type="gramStart"/>
      <w:r w:rsidR="001D6020">
        <w:rPr>
          <w:rFonts w:ascii="Georgia" w:hAnsi="Georgia"/>
          <w:sz w:val="22"/>
          <w:szCs w:val="22"/>
        </w:rPr>
        <w:t>that</w:t>
      </w:r>
      <w:proofErr w:type="gramEnd"/>
      <w:r w:rsidR="001D6020">
        <w:rPr>
          <w:rFonts w:ascii="Georgia" w:hAnsi="Georgia"/>
          <w:sz w:val="22"/>
          <w:szCs w:val="22"/>
        </w:rPr>
        <w:t xml:space="preserve"> this in our dataset</w:t>
      </w:r>
      <w:r>
        <w:rPr>
          <w:rFonts w:ascii="Georgia" w:hAnsi="Georgia"/>
          <w:sz w:val="22"/>
          <w:szCs w:val="22"/>
        </w:rPr>
        <w:t>.</w:t>
      </w:r>
    </w:p>
    <w:p w14:paraId="4ADE61C8" w14:textId="0D72BACC" w:rsidR="00680572" w:rsidRDefault="00680572" w:rsidP="00680572">
      <w:pPr>
        <w:rPr>
          <w:rFonts w:ascii="Georgia" w:hAnsi="Georgia"/>
          <w:sz w:val="22"/>
          <w:szCs w:val="22"/>
        </w:rPr>
      </w:pPr>
      <w:r>
        <w:rPr>
          <w:rFonts w:ascii="Georgia" w:hAnsi="Georgia"/>
          <w:sz w:val="22"/>
          <w:szCs w:val="22"/>
        </w:rPr>
        <w:t xml:space="preserve">Using this dataset we then explored the effect each of our features had on depth occupancy in </w:t>
      </w:r>
      <w:commentRangeStart w:id="33"/>
      <w:r>
        <w:rPr>
          <w:rFonts w:ascii="Georgia" w:hAnsi="Georgia"/>
          <w:sz w:val="22"/>
          <w:szCs w:val="22"/>
        </w:rPr>
        <w:t>the lowest depth bin available to each H3 cell</w:t>
      </w:r>
      <w:commentRangeEnd w:id="33"/>
      <w:r w:rsidR="00981DF5">
        <w:rPr>
          <w:rStyle w:val="CommentReference"/>
        </w:rPr>
        <w:commentReference w:id="33"/>
      </w:r>
      <w:r>
        <w:rPr>
          <w:rFonts w:ascii="Georgia" w:hAnsi="Georgia"/>
          <w:sz w:val="22"/>
          <w:szCs w:val="22"/>
        </w:rPr>
        <w:t>. First, to look at seasonality, we computed the 5</w:t>
      </w:r>
      <w:r w:rsidRPr="0062093E">
        <w:rPr>
          <w:rFonts w:ascii="Georgia" w:hAnsi="Georgia"/>
          <w:sz w:val="22"/>
          <w:szCs w:val="22"/>
          <w:vertAlign w:val="superscript"/>
        </w:rPr>
        <w:t>th</w:t>
      </w:r>
      <w:r>
        <w:rPr>
          <w:rFonts w:ascii="Georgia" w:hAnsi="Georgia"/>
          <w:sz w:val="22"/>
          <w:szCs w:val="22"/>
        </w:rPr>
        <w:t xml:space="preserve"> percentile risk in the lowest depth bin per H3 cell across the months of February and August (winter and summer respectively). Then to better understand seasonal and diurnal variation we plotted the risk per depth bin across the entire year for one H3 cell (index=</w:t>
      </w:r>
      <w:r w:rsidRPr="0062093E">
        <w:rPr>
          <w:rFonts w:ascii="Georgia" w:hAnsi="Georgia"/>
          <w:sz w:val="22"/>
          <w:szCs w:val="22"/>
        </w:rPr>
        <w:t>840ccebffffffff</w:t>
      </w:r>
      <w:r>
        <w:rPr>
          <w:rFonts w:ascii="Georgia" w:hAnsi="Georgia"/>
          <w:sz w:val="22"/>
          <w:szCs w:val="22"/>
        </w:rPr>
        <w:t>,</w:t>
      </w:r>
      <w:r w:rsidRPr="0062093E">
        <w:rPr>
          <w:rFonts w:ascii="Georgia" w:hAnsi="Georgia"/>
          <w:sz w:val="22"/>
          <w:szCs w:val="22"/>
        </w:rPr>
        <w:t xml:space="preserve"> </w:t>
      </w:r>
      <w:proofErr w:type="spellStart"/>
      <w:r>
        <w:rPr>
          <w:rFonts w:ascii="Georgia" w:hAnsi="Georgia"/>
          <w:sz w:val="22"/>
          <w:szCs w:val="22"/>
        </w:rPr>
        <w:t>lat</w:t>
      </w:r>
      <w:proofErr w:type="spellEnd"/>
      <w:r>
        <w:rPr>
          <w:rFonts w:ascii="Georgia" w:hAnsi="Georgia"/>
          <w:sz w:val="22"/>
          <w:szCs w:val="22"/>
        </w:rPr>
        <w:t xml:space="preserve">=55.9N, </w:t>
      </w:r>
      <w:proofErr w:type="spellStart"/>
      <w:r>
        <w:rPr>
          <w:rFonts w:ascii="Georgia" w:hAnsi="Georgia"/>
          <w:sz w:val="22"/>
          <w:szCs w:val="22"/>
        </w:rPr>
        <w:t>lon</w:t>
      </w:r>
      <w:proofErr w:type="spellEnd"/>
      <w:r>
        <w:rPr>
          <w:rFonts w:ascii="Georgia" w:hAnsi="Georgia"/>
          <w:sz w:val="22"/>
          <w:szCs w:val="22"/>
        </w:rPr>
        <w:t>=-158.2E) near Chignik</w:t>
      </w:r>
      <w:ins w:id="34" w:author="Andrew Seitz" w:date="2025-05-12T11:54:00Z" w16du:dateUtc="2025-05-12T19:54:00Z">
        <w:r w:rsidR="00A763F5">
          <w:rPr>
            <w:rFonts w:ascii="Georgia" w:hAnsi="Georgia"/>
            <w:sz w:val="22"/>
            <w:szCs w:val="22"/>
          </w:rPr>
          <w:t>, AK</w:t>
        </w:r>
      </w:ins>
      <w:r>
        <w:rPr>
          <w:rFonts w:ascii="Georgia" w:hAnsi="Georgia"/>
          <w:sz w:val="22"/>
          <w:szCs w:val="22"/>
        </w:rPr>
        <w:t xml:space="preserve"> where </w:t>
      </w:r>
      <w:proofErr w:type="gramStart"/>
      <w:r>
        <w:rPr>
          <w:rFonts w:ascii="Georgia" w:hAnsi="Georgia"/>
          <w:sz w:val="22"/>
          <w:szCs w:val="22"/>
        </w:rPr>
        <w:t>a number of</w:t>
      </w:r>
      <w:proofErr w:type="gramEnd"/>
      <w:r>
        <w:rPr>
          <w:rFonts w:ascii="Georgia" w:hAnsi="Georgia"/>
          <w:sz w:val="22"/>
          <w:szCs w:val="22"/>
        </w:rPr>
        <w:t xml:space="preserve"> the fish in this study were </w:t>
      </w:r>
      <w:del w:id="35" w:author="Andrew Seitz" w:date="2025-05-12T11:54:00Z" w16du:dateUtc="2025-05-12T19:54:00Z">
        <w:r w:rsidDel="00A763F5">
          <w:rPr>
            <w:rFonts w:ascii="Georgia" w:hAnsi="Georgia"/>
            <w:sz w:val="22"/>
            <w:szCs w:val="22"/>
          </w:rPr>
          <w:delText>caught</w:delText>
        </w:r>
      </w:del>
      <w:ins w:id="36" w:author="Andrew Seitz" w:date="2025-05-12T11:54:00Z" w16du:dateUtc="2025-05-12T19:54:00Z">
        <w:r w:rsidR="00A763F5">
          <w:rPr>
            <w:rFonts w:ascii="Georgia" w:hAnsi="Georgia"/>
            <w:sz w:val="22"/>
            <w:szCs w:val="22"/>
          </w:rPr>
          <w:t>tagged and released</w:t>
        </w:r>
      </w:ins>
      <w:r>
        <w:rPr>
          <w:rFonts w:ascii="Georgia" w:hAnsi="Georgia"/>
          <w:sz w:val="22"/>
          <w:szCs w:val="22"/>
        </w:rPr>
        <w:t xml:space="preserve">. To further understand variation in depth occupancy as a function of time of day, we computed, per H3 cell on August 15 and February 15, the average of our </w:t>
      </w:r>
      <w:proofErr w:type="spellStart"/>
      <w:r>
        <w:rPr>
          <w:rFonts w:ascii="Georgia" w:hAnsi="Georgia"/>
          <w:sz w:val="22"/>
          <w:szCs w:val="22"/>
        </w:rPr>
        <w:t>sin_sun</w:t>
      </w:r>
      <w:proofErr w:type="spellEnd"/>
      <w:r>
        <w:rPr>
          <w:rFonts w:ascii="Georgia" w:hAnsi="Georgia"/>
          <w:sz w:val="22"/>
          <w:szCs w:val="22"/>
        </w:rPr>
        <w:t xml:space="preserve"> feature </w:t>
      </w:r>
      <w:commentRangeStart w:id="37"/>
      <w:r>
        <w:rPr>
          <w:rFonts w:ascii="Georgia" w:hAnsi="Georgia"/>
          <w:sz w:val="22"/>
          <w:szCs w:val="22"/>
        </w:rPr>
        <w:t xml:space="preserve">with depth occupancy was below </w:t>
      </w:r>
      <w:commentRangeEnd w:id="37"/>
      <w:r w:rsidR="00A763F5">
        <w:rPr>
          <w:rStyle w:val="CommentReference"/>
        </w:rPr>
        <w:commentReference w:id="37"/>
      </w:r>
      <w:r>
        <w:rPr>
          <w:rFonts w:ascii="Georgia" w:hAnsi="Georgia"/>
          <w:sz w:val="22"/>
          <w:szCs w:val="22"/>
        </w:rPr>
        <w:t>its 5</w:t>
      </w:r>
      <w:r w:rsidRPr="0062093E">
        <w:rPr>
          <w:rFonts w:ascii="Georgia" w:hAnsi="Georgia"/>
          <w:sz w:val="22"/>
          <w:szCs w:val="22"/>
          <w:vertAlign w:val="superscript"/>
        </w:rPr>
        <w:t>th</w:t>
      </w:r>
      <w:r>
        <w:rPr>
          <w:rFonts w:ascii="Georgia" w:hAnsi="Georgia"/>
          <w:sz w:val="22"/>
          <w:szCs w:val="22"/>
        </w:rPr>
        <w:t xml:space="preserve"> percentile for that day </w:t>
      </w:r>
      <w:commentRangeStart w:id="38"/>
      <w:r>
        <w:rPr>
          <w:rFonts w:ascii="Georgia" w:hAnsi="Georgia"/>
          <w:sz w:val="22"/>
          <w:szCs w:val="22"/>
        </w:rPr>
        <w:t>and H3 cell</w:t>
      </w:r>
      <w:commentRangeEnd w:id="38"/>
      <w:r w:rsidR="00165CF2">
        <w:rPr>
          <w:rStyle w:val="CommentReference"/>
        </w:rPr>
        <w:commentReference w:id="38"/>
      </w:r>
      <w:r>
        <w:rPr>
          <w:rFonts w:ascii="Georgia" w:hAnsi="Georgia"/>
          <w:sz w:val="22"/>
          <w:szCs w:val="22"/>
        </w:rPr>
        <w:t xml:space="preserve">. Positive values of this aggregate indicate that occupancy is minimized during the day, negative values indicate a minimization at night. Finally, to explore the effects of our environmental features on near sea floor depth occupancy, for each H3 cell on August 15 and </w:t>
      </w:r>
      <w:del w:id="39" w:author="Andrew Seitz" w:date="2025-05-12T11:56:00Z" w16du:dateUtc="2025-05-12T19:56:00Z">
        <w:r w:rsidDel="00165CF2">
          <w:rPr>
            <w:rFonts w:ascii="Georgia" w:hAnsi="Georgia"/>
            <w:sz w:val="22"/>
            <w:szCs w:val="22"/>
          </w:rPr>
          <w:delText xml:space="preserve">Feburary </w:delText>
        </w:r>
      </w:del>
      <w:ins w:id="40" w:author="Andrew Seitz" w:date="2025-05-12T11:56:00Z" w16du:dateUtc="2025-05-12T19:56:00Z">
        <w:r w:rsidR="00165CF2">
          <w:rPr>
            <w:rFonts w:ascii="Georgia" w:hAnsi="Georgia"/>
            <w:sz w:val="22"/>
            <w:szCs w:val="22"/>
          </w:rPr>
          <w:t>Feb</w:t>
        </w:r>
        <w:r w:rsidR="00165CF2">
          <w:rPr>
            <w:rFonts w:ascii="Georgia" w:hAnsi="Georgia"/>
            <w:sz w:val="22"/>
            <w:szCs w:val="22"/>
          </w:rPr>
          <w:t>ru</w:t>
        </w:r>
        <w:r w:rsidR="00165CF2">
          <w:rPr>
            <w:rFonts w:ascii="Georgia" w:hAnsi="Georgia"/>
            <w:sz w:val="22"/>
            <w:szCs w:val="22"/>
          </w:rPr>
          <w:t xml:space="preserve">ary </w:t>
        </w:r>
      </w:ins>
      <w:r>
        <w:rPr>
          <w:rFonts w:ascii="Georgia" w:hAnsi="Georgia"/>
          <w:sz w:val="22"/>
          <w:szCs w:val="22"/>
        </w:rPr>
        <w:t>15 we computed the mean salinity, mixed layer thickness, and nitrate concentration in the lowest depth bin available to the H3 cell as well as the minimum likelihood of occupancy in that lowest depth bin across the day. Minimum likelihood vs environmental features were then plotted for depth bins 50</w:t>
      </w:r>
      <w:ins w:id="41" w:author="Andrew Seitz" w:date="2025-05-12T11:56:00Z" w16du:dateUtc="2025-05-12T19:56:00Z">
        <w:r w:rsidR="004B0AFE">
          <w:rPr>
            <w:rFonts w:ascii="Georgia" w:hAnsi="Georgia"/>
            <w:sz w:val="22"/>
            <w:szCs w:val="22"/>
          </w:rPr>
          <w:t xml:space="preserve"> </w:t>
        </w:r>
      </w:ins>
      <w:r>
        <w:rPr>
          <w:rFonts w:ascii="Georgia" w:hAnsi="Georgia"/>
          <w:sz w:val="22"/>
          <w:szCs w:val="22"/>
        </w:rPr>
        <w:t>m – 150</w:t>
      </w:r>
      <w:ins w:id="42" w:author="Andrew Seitz" w:date="2025-05-12T11:56:00Z" w16du:dateUtc="2025-05-12T19:56:00Z">
        <w:r w:rsidR="004B0AFE">
          <w:rPr>
            <w:rFonts w:ascii="Georgia" w:hAnsi="Georgia"/>
            <w:sz w:val="22"/>
            <w:szCs w:val="22"/>
          </w:rPr>
          <w:t xml:space="preserve"> </w:t>
        </w:r>
      </w:ins>
      <w:r>
        <w:rPr>
          <w:rFonts w:ascii="Georgia" w:hAnsi="Georgia"/>
          <w:sz w:val="22"/>
          <w:szCs w:val="22"/>
        </w:rPr>
        <w:t xml:space="preserve">m. </w:t>
      </w:r>
    </w:p>
    <w:p w14:paraId="410FA865" w14:textId="77777777" w:rsidR="00680572" w:rsidRDefault="00680572">
      <w:pPr>
        <w:rPr>
          <w:rFonts w:ascii="Georgia" w:hAnsi="Georgia"/>
          <w:b/>
          <w:bCs/>
          <w:sz w:val="28"/>
          <w:szCs w:val="28"/>
        </w:rPr>
      </w:pPr>
      <w:r>
        <w:rPr>
          <w:rFonts w:ascii="Georgia" w:hAnsi="Georgia"/>
          <w:b/>
          <w:bCs/>
          <w:sz w:val="28"/>
          <w:szCs w:val="28"/>
        </w:rPr>
        <w:br w:type="page"/>
      </w:r>
    </w:p>
    <w:p w14:paraId="5728F9B4" w14:textId="1B7A6209" w:rsidR="00680572" w:rsidRPr="00680572" w:rsidRDefault="00680572" w:rsidP="0024442C">
      <w:pPr>
        <w:spacing w:line="276" w:lineRule="auto"/>
        <w:rPr>
          <w:rFonts w:ascii="Georgia" w:hAnsi="Georgia"/>
          <w:b/>
          <w:bCs/>
          <w:sz w:val="28"/>
          <w:szCs w:val="28"/>
        </w:rPr>
      </w:pPr>
      <w:commentRangeStart w:id="43"/>
      <w:r>
        <w:rPr>
          <w:rFonts w:ascii="Georgia" w:hAnsi="Georgia"/>
          <w:b/>
          <w:bCs/>
          <w:sz w:val="28"/>
          <w:szCs w:val="28"/>
        </w:rPr>
        <w:lastRenderedPageBreak/>
        <w:t>Results</w:t>
      </w:r>
      <w:commentRangeEnd w:id="43"/>
      <w:r w:rsidR="003C6AF2">
        <w:rPr>
          <w:rStyle w:val="CommentReference"/>
        </w:rPr>
        <w:commentReference w:id="43"/>
      </w:r>
    </w:p>
    <w:p w14:paraId="2A0C0909" w14:textId="0F8407B9" w:rsidR="00756BE6" w:rsidRDefault="00225F41" w:rsidP="0024442C">
      <w:pPr>
        <w:spacing w:line="276" w:lineRule="auto"/>
        <w:rPr>
          <w:rFonts w:ascii="Georgia" w:hAnsi="Georgia"/>
          <w:b/>
          <w:bCs/>
          <w:sz w:val="22"/>
          <w:szCs w:val="22"/>
        </w:rPr>
      </w:pPr>
      <w:r>
        <w:rPr>
          <w:rFonts w:ascii="Georgia" w:hAnsi="Georgia"/>
          <w:b/>
          <w:bCs/>
          <w:sz w:val="22"/>
          <w:szCs w:val="22"/>
        </w:rPr>
        <w:t>Model Evaluation</w:t>
      </w:r>
    </w:p>
    <w:p w14:paraId="264D39AA" w14:textId="0E8F51FB" w:rsidR="005046C0" w:rsidRDefault="005046C0" w:rsidP="0024442C">
      <w:pPr>
        <w:spacing w:line="276" w:lineRule="auto"/>
        <w:rPr>
          <w:rFonts w:ascii="Georgia" w:hAnsi="Georgia"/>
          <w:sz w:val="22"/>
          <w:szCs w:val="22"/>
        </w:rPr>
      </w:pPr>
      <w:r>
        <w:rPr>
          <w:rFonts w:ascii="Georgia" w:hAnsi="Georgia"/>
          <w:sz w:val="22"/>
          <w:szCs w:val="22"/>
        </w:rPr>
        <w:t xml:space="preserve">The </w:t>
      </w:r>
      <w:commentRangeStart w:id="44"/>
      <w:r>
        <w:rPr>
          <w:rFonts w:ascii="Georgia" w:hAnsi="Georgia"/>
          <w:sz w:val="22"/>
          <w:szCs w:val="22"/>
        </w:rPr>
        <w:t xml:space="preserve">selected model </w:t>
      </w:r>
      <w:commentRangeEnd w:id="44"/>
      <w:r w:rsidR="000B54BE">
        <w:rPr>
          <w:rStyle w:val="CommentReference"/>
        </w:rPr>
        <w:commentReference w:id="44"/>
      </w:r>
      <w:r>
        <w:rPr>
          <w:rFonts w:ascii="Georgia" w:hAnsi="Georgia"/>
          <w:sz w:val="22"/>
          <w:szCs w:val="22"/>
        </w:rPr>
        <w:t xml:space="preserve">(model D in table 1) used, as features, </w:t>
      </w:r>
      <w:proofErr w:type="spellStart"/>
      <w:r>
        <w:rPr>
          <w:rFonts w:ascii="Georgia" w:hAnsi="Georgia"/>
          <w:sz w:val="22"/>
          <w:szCs w:val="22"/>
        </w:rPr>
        <w:t>depth_bin</w:t>
      </w:r>
      <w:proofErr w:type="spellEnd"/>
      <w:r>
        <w:rPr>
          <w:rFonts w:ascii="Georgia" w:hAnsi="Georgia"/>
          <w:sz w:val="22"/>
          <w:szCs w:val="22"/>
        </w:rPr>
        <w:t xml:space="preserve">, season, </w:t>
      </w:r>
      <w:proofErr w:type="gramStart"/>
      <w:r>
        <w:rPr>
          <w:rFonts w:ascii="Georgia" w:hAnsi="Georgia"/>
          <w:sz w:val="22"/>
          <w:szCs w:val="22"/>
        </w:rPr>
        <w:t>our diel</w:t>
      </w:r>
      <w:proofErr w:type="gramEnd"/>
      <w:r>
        <w:rPr>
          <w:rFonts w:ascii="Georgia" w:hAnsi="Georgia"/>
          <w:sz w:val="22"/>
          <w:szCs w:val="22"/>
        </w:rPr>
        <w:t xml:space="preserve"> feature, and the environmental covariates nitrate, salinity, and mixed layer thickness. As a baseline, the null model (equal likelihood given to each depth bin) had a loss over the validation decisions of 1.740. Addition of the depth bin brought this down to 1.457. </w:t>
      </w:r>
      <w:del w:id="45" w:author="Andrew Seitz" w:date="2025-05-12T13:51:00Z" w16du:dateUtc="2025-05-12T21:51:00Z">
        <w:r w:rsidDel="000B54BE">
          <w:rPr>
            <w:rFonts w:ascii="Georgia" w:hAnsi="Georgia"/>
            <w:sz w:val="22"/>
            <w:szCs w:val="22"/>
          </w:rPr>
          <w:delText xml:space="preserve">Our </w:delText>
        </w:r>
      </w:del>
      <w:ins w:id="46" w:author="Andrew Seitz" w:date="2025-05-12T13:51:00Z" w16du:dateUtc="2025-05-12T21:51:00Z">
        <w:r w:rsidR="000B54BE">
          <w:rPr>
            <w:rFonts w:ascii="Georgia" w:hAnsi="Georgia"/>
            <w:sz w:val="22"/>
            <w:szCs w:val="22"/>
          </w:rPr>
          <w:t>The</w:t>
        </w:r>
        <w:r w:rsidR="000B54BE">
          <w:rPr>
            <w:rFonts w:ascii="Georgia" w:hAnsi="Georgia"/>
            <w:sz w:val="22"/>
            <w:szCs w:val="22"/>
          </w:rPr>
          <w:t xml:space="preserve"> </w:t>
        </w:r>
      </w:ins>
      <w:r>
        <w:rPr>
          <w:rFonts w:ascii="Georgia" w:hAnsi="Georgia"/>
          <w:sz w:val="22"/>
          <w:szCs w:val="22"/>
        </w:rPr>
        <w:t xml:space="preserve">next most important feature, season, brought the loss down to 1.368 and then diel and the environmental features lowered this further to 1.352 and 1.339 respectively. We found that additional features did not further improve the model over the validation set. </w:t>
      </w:r>
    </w:p>
    <w:p w14:paraId="231357A4" w14:textId="375D380A" w:rsidR="005046C0" w:rsidRDefault="005046C0" w:rsidP="0024442C">
      <w:pPr>
        <w:spacing w:line="276" w:lineRule="auto"/>
        <w:rPr>
          <w:rFonts w:ascii="Georgia" w:hAnsi="Georgia"/>
          <w:sz w:val="22"/>
          <w:szCs w:val="22"/>
        </w:rPr>
      </w:pPr>
      <w:r>
        <w:rPr>
          <w:rFonts w:ascii="Georgia" w:hAnsi="Georgia"/>
          <w:sz w:val="22"/>
          <w:szCs w:val="22"/>
        </w:rPr>
        <w:t xml:space="preserve">The importance of depth bin as a feature was expected </w:t>
      </w:r>
      <w:r w:rsidR="00301B09">
        <w:rPr>
          <w:rFonts w:ascii="Georgia" w:hAnsi="Georgia"/>
          <w:sz w:val="22"/>
          <w:szCs w:val="22"/>
        </w:rPr>
        <w:t xml:space="preserve">due to the strong skew toward shallower depths in the raw data (table 2). </w:t>
      </w:r>
      <w:del w:id="47" w:author="Andrew Seitz" w:date="2025-05-12T13:52:00Z" w16du:dateUtc="2025-05-12T21:52:00Z">
        <w:r w:rsidR="00301B09" w:rsidDel="000B54BE">
          <w:rPr>
            <w:rFonts w:ascii="Georgia" w:hAnsi="Georgia"/>
            <w:sz w:val="22"/>
            <w:szCs w:val="22"/>
          </w:rPr>
          <w:delText xml:space="preserve">In </w:delText>
        </w:r>
      </w:del>
      <w:del w:id="48" w:author="Andrew Seitz" w:date="2025-05-12T13:51:00Z" w16du:dateUtc="2025-05-12T21:51:00Z">
        <w:r w:rsidR="00301B09" w:rsidDel="000B54BE">
          <w:rPr>
            <w:rFonts w:ascii="Georgia" w:hAnsi="Georgia"/>
            <w:sz w:val="22"/>
            <w:szCs w:val="22"/>
          </w:rPr>
          <w:delText xml:space="preserve">our </w:delText>
        </w:r>
      </w:del>
      <w:del w:id="49" w:author="Andrew Seitz" w:date="2025-05-12T13:52:00Z" w16du:dateUtc="2025-05-12T21:52:00Z">
        <w:r w:rsidR="00301B09" w:rsidDel="000B54BE">
          <w:rPr>
            <w:rFonts w:ascii="Georgia" w:hAnsi="Georgia"/>
            <w:sz w:val="22"/>
            <w:szCs w:val="22"/>
          </w:rPr>
          <w:delText>data o</w:delText>
        </w:r>
      </w:del>
      <w:ins w:id="50" w:author="Andrew Seitz" w:date="2025-05-12T13:52:00Z" w16du:dateUtc="2025-05-12T21:52:00Z">
        <w:r w:rsidR="000B54BE">
          <w:rPr>
            <w:rFonts w:ascii="Georgia" w:hAnsi="Georgia"/>
            <w:sz w:val="22"/>
            <w:szCs w:val="22"/>
          </w:rPr>
          <w:t>O</w:t>
        </w:r>
      </w:ins>
      <w:r w:rsidR="00301B09">
        <w:rPr>
          <w:rFonts w:ascii="Georgia" w:hAnsi="Georgia"/>
          <w:sz w:val="22"/>
          <w:szCs w:val="22"/>
        </w:rPr>
        <w:t>ver 46% of the samples were in the shallowest depth bin (0-25</w:t>
      </w:r>
      <w:ins w:id="51" w:author="Andrew Seitz" w:date="2025-05-12T13:52:00Z" w16du:dateUtc="2025-05-12T21:52:00Z">
        <w:r w:rsidR="000B54BE">
          <w:rPr>
            <w:rFonts w:ascii="Georgia" w:hAnsi="Georgia"/>
            <w:sz w:val="22"/>
            <w:szCs w:val="22"/>
          </w:rPr>
          <w:t xml:space="preserve"> </w:t>
        </w:r>
      </w:ins>
      <w:r w:rsidR="00301B09">
        <w:rPr>
          <w:rFonts w:ascii="Georgia" w:hAnsi="Georgia"/>
          <w:sz w:val="22"/>
          <w:szCs w:val="22"/>
        </w:rPr>
        <w:t>m) and over 85% of the samples</w:t>
      </w:r>
      <w:ins w:id="52" w:author="Andrew Seitz" w:date="2025-05-12T13:52:00Z" w16du:dateUtc="2025-05-12T21:52:00Z">
        <w:r w:rsidR="000B54BE">
          <w:rPr>
            <w:rFonts w:ascii="Georgia" w:hAnsi="Georgia"/>
            <w:sz w:val="22"/>
            <w:szCs w:val="22"/>
          </w:rPr>
          <w:t xml:space="preserve"> were</w:t>
        </w:r>
      </w:ins>
      <w:r w:rsidR="00301B09">
        <w:rPr>
          <w:rFonts w:ascii="Georgia" w:hAnsi="Georgia"/>
          <w:sz w:val="22"/>
          <w:szCs w:val="22"/>
        </w:rPr>
        <w:t xml:space="preserve"> in the first 100</w:t>
      </w:r>
      <w:ins w:id="53" w:author="Andrew Seitz" w:date="2025-05-12T13:52:00Z" w16du:dateUtc="2025-05-12T21:52:00Z">
        <w:r w:rsidR="000B54BE">
          <w:rPr>
            <w:rFonts w:ascii="Georgia" w:hAnsi="Georgia"/>
            <w:sz w:val="22"/>
            <w:szCs w:val="22"/>
          </w:rPr>
          <w:t xml:space="preserve"> </w:t>
        </w:r>
      </w:ins>
      <w:r w:rsidR="00301B09">
        <w:rPr>
          <w:rFonts w:ascii="Georgia" w:hAnsi="Georgia"/>
          <w:sz w:val="22"/>
          <w:szCs w:val="22"/>
        </w:rPr>
        <w:t>m of water. Therefore</w:t>
      </w:r>
      <w:r w:rsidR="00D541FE">
        <w:rPr>
          <w:rFonts w:ascii="Georgia" w:hAnsi="Georgia"/>
          <w:sz w:val="22"/>
          <w:szCs w:val="22"/>
        </w:rPr>
        <w:t>,</w:t>
      </w:r>
      <w:r w:rsidR="00301B09">
        <w:rPr>
          <w:rFonts w:ascii="Georgia" w:hAnsi="Georgia"/>
          <w:sz w:val="22"/>
          <w:szCs w:val="22"/>
        </w:rPr>
        <w:t xml:space="preserve"> providing the model with information to separate depth bins generated a significant drop in loss. </w:t>
      </w:r>
    </w:p>
    <w:p w14:paraId="3E201BA2" w14:textId="0C88E22D" w:rsidR="005046C0" w:rsidRDefault="00D541FE" w:rsidP="0024442C">
      <w:pPr>
        <w:spacing w:line="276" w:lineRule="auto"/>
        <w:rPr>
          <w:rFonts w:ascii="Georgia" w:hAnsi="Georgia"/>
          <w:sz w:val="22"/>
          <w:szCs w:val="22"/>
        </w:rPr>
      </w:pPr>
      <w:commentRangeStart w:id="54"/>
      <w:r>
        <w:rPr>
          <w:rFonts w:ascii="Georgia" w:hAnsi="Georgia"/>
          <w:sz w:val="22"/>
          <w:szCs w:val="22"/>
        </w:rPr>
        <w:t xml:space="preserve">Season followed depth in importance due to meaningful shifts in depth occupancy over each month (figure 1). </w:t>
      </w:r>
      <w:commentRangeEnd w:id="54"/>
      <w:r w:rsidR="009B5837">
        <w:rPr>
          <w:rStyle w:val="CommentReference"/>
        </w:rPr>
        <w:commentReference w:id="54"/>
      </w:r>
      <w:r>
        <w:rPr>
          <w:rFonts w:ascii="Georgia" w:hAnsi="Georgia"/>
          <w:sz w:val="22"/>
          <w:szCs w:val="22"/>
        </w:rPr>
        <w:t xml:space="preserve">Starting in October </w:t>
      </w:r>
      <w:commentRangeStart w:id="55"/>
      <w:r>
        <w:rPr>
          <w:rFonts w:ascii="Georgia" w:hAnsi="Georgia"/>
          <w:sz w:val="22"/>
          <w:szCs w:val="22"/>
        </w:rPr>
        <w:t xml:space="preserve">we see </w:t>
      </w:r>
      <w:commentRangeEnd w:id="55"/>
      <w:r w:rsidR="009B5837">
        <w:rPr>
          <w:rStyle w:val="CommentReference"/>
        </w:rPr>
        <w:commentReference w:id="55"/>
      </w:r>
      <w:r>
        <w:rPr>
          <w:rFonts w:ascii="Georgia" w:hAnsi="Georgia"/>
          <w:sz w:val="22"/>
          <w:szCs w:val="22"/>
        </w:rPr>
        <w:t xml:space="preserve">a drop in the occupancy in the 0-25m bin and higher occupancy in the deeper bins. Then around April </w:t>
      </w:r>
      <w:commentRangeStart w:id="56"/>
      <w:r>
        <w:rPr>
          <w:rFonts w:ascii="Georgia" w:hAnsi="Georgia"/>
          <w:sz w:val="22"/>
          <w:szCs w:val="22"/>
        </w:rPr>
        <w:t xml:space="preserve">this begins </w:t>
      </w:r>
      <w:commentRangeEnd w:id="56"/>
      <w:r w:rsidR="009B5837">
        <w:rPr>
          <w:rStyle w:val="CommentReference"/>
        </w:rPr>
        <w:commentReference w:id="56"/>
      </w:r>
      <w:r>
        <w:rPr>
          <w:rFonts w:ascii="Georgia" w:hAnsi="Georgia"/>
          <w:sz w:val="22"/>
          <w:szCs w:val="22"/>
        </w:rPr>
        <w:t xml:space="preserve">to shift and by May we see the highest occupancy of the 0-25m bin. Over the rest of the spring/summer occupancy in this shallowest bin then drops off to repeat the cycle in October. Our model followed this overall pattern amongst seasons with a slight shift in the peak occupancy of the 0-25m bin. </w:t>
      </w:r>
    </w:p>
    <w:p w14:paraId="7608BF7F" w14:textId="46FCCEE5" w:rsidR="00D541FE" w:rsidRDefault="00D541FE" w:rsidP="0024442C">
      <w:pPr>
        <w:spacing w:line="276" w:lineRule="auto"/>
        <w:rPr>
          <w:rFonts w:ascii="Georgia" w:hAnsi="Georgia"/>
          <w:sz w:val="22"/>
          <w:szCs w:val="22"/>
        </w:rPr>
      </w:pPr>
      <w:commentRangeStart w:id="57"/>
      <w:r>
        <w:rPr>
          <w:rFonts w:ascii="Georgia" w:hAnsi="Georgia"/>
          <w:sz w:val="22"/>
          <w:szCs w:val="22"/>
        </w:rPr>
        <w:t xml:space="preserve">The smaller drop in loss </w:t>
      </w:r>
      <w:r w:rsidR="00E03443">
        <w:rPr>
          <w:rFonts w:ascii="Georgia" w:hAnsi="Georgia"/>
          <w:sz w:val="22"/>
          <w:szCs w:val="22"/>
        </w:rPr>
        <w:t>upon addition of the</w:t>
      </w:r>
      <w:r>
        <w:rPr>
          <w:rFonts w:ascii="Georgia" w:hAnsi="Georgia"/>
          <w:sz w:val="22"/>
          <w:szCs w:val="22"/>
        </w:rPr>
        <w:t xml:space="preserve"> diel features is </w:t>
      </w:r>
      <w:r w:rsidR="00E03443">
        <w:rPr>
          <w:rFonts w:ascii="Georgia" w:hAnsi="Georgia"/>
          <w:sz w:val="22"/>
          <w:szCs w:val="22"/>
        </w:rPr>
        <w:t xml:space="preserve">due to </w:t>
      </w:r>
      <w:r>
        <w:rPr>
          <w:rFonts w:ascii="Georgia" w:hAnsi="Georgia"/>
          <w:sz w:val="22"/>
          <w:szCs w:val="22"/>
        </w:rPr>
        <w:t xml:space="preserve">a combination </w:t>
      </w:r>
      <w:r w:rsidR="00E03443">
        <w:rPr>
          <w:rFonts w:ascii="Georgia" w:hAnsi="Georgia"/>
          <w:sz w:val="22"/>
          <w:szCs w:val="22"/>
        </w:rPr>
        <w:t>of</w:t>
      </w:r>
      <w:r>
        <w:rPr>
          <w:rFonts w:ascii="Georgia" w:hAnsi="Georgia"/>
          <w:sz w:val="22"/>
          <w:szCs w:val="22"/>
        </w:rPr>
        <w:t xml:space="preserve"> uneven diel patterning across </w:t>
      </w:r>
      <w:r w:rsidR="00E03443">
        <w:rPr>
          <w:rFonts w:ascii="Georgia" w:hAnsi="Georgia"/>
          <w:sz w:val="22"/>
          <w:szCs w:val="22"/>
        </w:rPr>
        <w:t xml:space="preserve">both </w:t>
      </w:r>
      <w:r>
        <w:rPr>
          <w:rFonts w:ascii="Georgia" w:hAnsi="Georgia"/>
          <w:sz w:val="22"/>
          <w:szCs w:val="22"/>
        </w:rPr>
        <w:t>the year and across fish (figure 2), however our model was able to capture these patterns with reasonable accuracy.</w:t>
      </w:r>
      <w:commentRangeEnd w:id="57"/>
      <w:r w:rsidR="009B5837">
        <w:rPr>
          <w:rStyle w:val="CommentReference"/>
        </w:rPr>
        <w:commentReference w:id="57"/>
      </w:r>
      <w:r>
        <w:rPr>
          <w:rFonts w:ascii="Georgia" w:hAnsi="Georgia"/>
          <w:sz w:val="22"/>
          <w:szCs w:val="22"/>
        </w:rPr>
        <w:t xml:space="preserve"> </w:t>
      </w:r>
      <w:commentRangeStart w:id="58"/>
      <w:r>
        <w:rPr>
          <w:rFonts w:ascii="Georgia" w:hAnsi="Georgia"/>
          <w:sz w:val="22"/>
          <w:szCs w:val="22"/>
        </w:rPr>
        <w:t xml:space="preserve">August through October </w:t>
      </w:r>
      <w:commentRangeStart w:id="59"/>
      <w:r>
        <w:rPr>
          <w:rFonts w:ascii="Georgia" w:hAnsi="Georgia"/>
          <w:sz w:val="22"/>
          <w:szCs w:val="22"/>
        </w:rPr>
        <w:t>sees</w:t>
      </w:r>
      <w:commentRangeEnd w:id="59"/>
      <w:r w:rsidR="009B5837">
        <w:rPr>
          <w:rStyle w:val="CommentReference"/>
        </w:rPr>
        <w:commentReference w:id="59"/>
      </w:r>
      <w:r>
        <w:rPr>
          <w:rFonts w:ascii="Georgia" w:hAnsi="Georgia"/>
          <w:sz w:val="22"/>
          <w:szCs w:val="22"/>
        </w:rPr>
        <w:t xml:space="preserve"> the most marked diel pattern with fish occupying lower depths during the day and shifting toward the 0-25</w:t>
      </w:r>
      <w:ins w:id="60" w:author="Andrew Seitz" w:date="2025-05-12T14:11:00Z" w16du:dateUtc="2025-05-12T22:11:00Z">
        <w:r w:rsidR="009B5837">
          <w:rPr>
            <w:rFonts w:ascii="Georgia" w:hAnsi="Georgia"/>
            <w:sz w:val="22"/>
            <w:szCs w:val="22"/>
          </w:rPr>
          <w:t xml:space="preserve"> </w:t>
        </w:r>
      </w:ins>
      <w:r>
        <w:rPr>
          <w:rFonts w:ascii="Georgia" w:hAnsi="Georgia"/>
          <w:sz w:val="22"/>
          <w:szCs w:val="22"/>
        </w:rPr>
        <w:t>m bin at night</w:t>
      </w:r>
      <w:commentRangeEnd w:id="58"/>
      <w:r w:rsidR="0056231A">
        <w:rPr>
          <w:rStyle w:val="CommentReference"/>
        </w:rPr>
        <w:commentReference w:id="58"/>
      </w:r>
      <w:r>
        <w:rPr>
          <w:rFonts w:ascii="Georgia" w:hAnsi="Georgia"/>
          <w:sz w:val="22"/>
          <w:szCs w:val="22"/>
        </w:rPr>
        <w:t xml:space="preserve">. </w:t>
      </w:r>
      <w:commentRangeStart w:id="61"/>
      <w:r>
        <w:rPr>
          <w:rFonts w:ascii="Georgia" w:hAnsi="Georgia"/>
          <w:sz w:val="22"/>
          <w:szCs w:val="22"/>
        </w:rPr>
        <w:t xml:space="preserve">However, the specific proportions are relatively unclear as there was meaningful separation between those proportions in the training and validation sets. </w:t>
      </w:r>
      <w:commentRangeEnd w:id="61"/>
      <w:r w:rsidR="0056231A">
        <w:rPr>
          <w:rStyle w:val="CommentReference"/>
        </w:rPr>
        <w:commentReference w:id="61"/>
      </w:r>
      <w:commentRangeStart w:id="62"/>
      <w:r>
        <w:rPr>
          <w:rFonts w:ascii="Georgia" w:hAnsi="Georgia"/>
          <w:sz w:val="22"/>
          <w:szCs w:val="22"/>
        </w:rPr>
        <w:t>From November through February</w:t>
      </w:r>
      <w:r w:rsidR="00E03443">
        <w:rPr>
          <w:rFonts w:ascii="Georgia" w:hAnsi="Georgia"/>
          <w:sz w:val="22"/>
          <w:szCs w:val="22"/>
        </w:rPr>
        <w:t>,</w:t>
      </w:r>
      <w:r>
        <w:rPr>
          <w:rFonts w:ascii="Georgia" w:hAnsi="Georgia"/>
          <w:sz w:val="22"/>
          <w:szCs w:val="22"/>
        </w:rPr>
        <w:t xml:space="preserve"> we see much reduced variation over the course of the day and then in March through May the pattern reverses with fish rising slightly in the day and dropping at night. </w:t>
      </w:r>
      <w:commentRangeEnd w:id="62"/>
      <w:r w:rsidR="0056231A">
        <w:rPr>
          <w:rStyle w:val="CommentReference"/>
        </w:rPr>
        <w:commentReference w:id="62"/>
      </w:r>
      <w:r>
        <w:rPr>
          <w:rFonts w:ascii="Georgia" w:hAnsi="Georgia"/>
          <w:sz w:val="22"/>
          <w:szCs w:val="22"/>
        </w:rPr>
        <w:t>In all months the model follow</w:t>
      </w:r>
      <w:r w:rsidR="00E03443">
        <w:rPr>
          <w:rFonts w:ascii="Georgia" w:hAnsi="Georgia"/>
          <w:sz w:val="22"/>
          <w:szCs w:val="22"/>
        </w:rPr>
        <w:t>ed</w:t>
      </w:r>
      <w:r>
        <w:rPr>
          <w:rFonts w:ascii="Georgia" w:hAnsi="Georgia"/>
          <w:sz w:val="22"/>
          <w:szCs w:val="22"/>
        </w:rPr>
        <w:t xml:space="preserve"> these patterns. </w:t>
      </w:r>
    </w:p>
    <w:p w14:paraId="33988C54" w14:textId="4D8C3519" w:rsidR="00D541FE" w:rsidRDefault="00D541FE" w:rsidP="0024442C">
      <w:pPr>
        <w:spacing w:line="276" w:lineRule="auto"/>
        <w:rPr>
          <w:rFonts w:ascii="Georgia" w:hAnsi="Georgia"/>
          <w:noProof/>
          <w:sz w:val="22"/>
          <w:szCs w:val="22"/>
        </w:rPr>
      </w:pPr>
      <w:r>
        <w:rPr>
          <w:rFonts w:ascii="Georgia" w:hAnsi="Georgia"/>
          <w:noProof/>
          <w:sz w:val="22"/>
          <w:szCs w:val="22"/>
        </w:rPr>
        <w:t>Finally</w:t>
      </w:r>
      <w:r w:rsidR="00E03443">
        <w:rPr>
          <w:rFonts w:ascii="Georgia" w:hAnsi="Georgia"/>
          <w:noProof/>
          <w:sz w:val="22"/>
          <w:szCs w:val="22"/>
        </w:rPr>
        <w:t>,</w:t>
      </w:r>
      <w:r>
        <w:rPr>
          <w:rFonts w:ascii="Georgia" w:hAnsi="Georgia"/>
          <w:noProof/>
          <w:sz w:val="22"/>
          <w:szCs w:val="22"/>
        </w:rPr>
        <w:t xml:space="preserve"> </w:t>
      </w:r>
      <w:commentRangeStart w:id="63"/>
      <w:r w:rsidR="00505C13">
        <w:rPr>
          <w:rFonts w:ascii="Georgia" w:hAnsi="Georgia"/>
          <w:noProof/>
          <w:sz w:val="22"/>
          <w:szCs w:val="22"/>
        </w:rPr>
        <w:t>the addition</w:t>
      </w:r>
      <w:del w:id="64" w:author="Andrew Seitz" w:date="2025-05-12T15:04:00Z" w16du:dateUtc="2025-05-12T23:04:00Z">
        <w:r w:rsidR="00505C13" w:rsidDel="003C6AF2">
          <w:rPr>
            <w:rFonts w:ascii="Georgia" w:hAnsi="Georgia"/>
            <w:noProof/>
            <w:sz w:val="22"/>
            <w:szCs w:val="22"/>
          </w:rPr>
          <w:delText>al</w:delText>
        </w:r>
      </w:del>
      <w:r w:rsidR="00505C13">
        <w:rPr>
          <w:rFonts w:ascii="Georgia" w:hAnsi="Georgia"/>
          <w:noProof/>
          <w:sz w:val="22"/>
          <w:szCs w:val="22"/>
        </w:rPr>
        <w:t xml:space="preserve"> of environmental features follows that of the diel features in its high variability across seasons and data sets </w:t>
      </w:r>
      <w:commentRangeEnd w:id="63"/>
      <w:r w:rsidR="003C6AF2">
        <w:rPr>
          <w:rStyle w:val="CommentReference"/>
        </w:rPr>
        <w:commentReference w:id="63"/>
      </w:r>
      <w:r w:rsidR="00505C13">
        <w:rPr>
          <w:rFonts w:ascii="Georgia" w:hAnsi="Georgia"/>
          <w:noProof/>
          <w:sz w:val="22"/>
          <w:szCs w:val="22"/>
        </w:rPr>
        <w:t xml:space="preserve">(figures 3-5). While mixed layer thickness, nitrate, and salinity were </w:t>
      </w:r>
      <w:commentRangeStart w:id="65"/>
      <w:r w:rsidR="00505C13">
        <w:rPr>
          <w:rFonts w:ascii="Georgia" w:hAnsi="Georgia"/>
          <w:noProof/>
          <w:sz w:val="22"/>
          <w:szCs w:val="22"/>
        </w:rPr>
        <w:t>selected</w:t>
      </w:r>
      <w:commentRangeEnd w:id="65"/>
      <w:r w:rsidR="003C6AF2">
        <w:rPr>
          <w:rStyle w:val="CommentReference"/>
        </w:rPr>
        <w:commentReference w:id="65"/>
      </w:r>
      <w:r w:rsidR="00505C13">
        <w:rPr>
          <w:rFonts w:ascii="Georgia" w:hAnsi="Georgia"/>
          <w:noProof/>
          <w:sz w:val="22"/>
          <w:szCs w:val="22"/>
        </w:rPr>
        <w:t xml:space="preserve"> because they were the only features that individually showed any improvement</w:t>
      </w:r>
      <w:r w:rsidR="00E03443">
        <w:rPr>
          <w:rFonts w:ascii="Georgia" w:hAnsi="Georgia"/>
          <w:noProof/>
          <w:sz w:val="22"/>
          <w:szCs w:val="22"/>
        </w:rPr>
        <w:t xml:space="preserve">, </w:t>
      </w:r>
      <w:r w:rsidR="00505C13">
        <w:rPr>
          <w:rFonts w:ascii="Georgia" w:hAnsi="Georgia"/>
          <w:noProof/>
          <w:sz w:val="22"/>
          <w:szCs w:val="22"/>
        </w:rPr>
        <w:t xml:space="preserve">their overall effect on the loss is quite weak. </w:t>
      </w:r>
      <w:commentRangeStart w:id="66"/>
      <w:r w:rsidR="00505C13">
        <w:rPr>
          <w:rFonts w:ascii="Georgia" w:hAnsi="Georgia"/>
          <w:noProof/>
          <w:sz w:val="22"/>
          <w:szCs w:val="22"/>
        </w:rPr>
        <w:t>Higher nitrate concentrations show a tendency to vary positively with occupation in depth bins lower than 25m</w:t>
      </w:r>
      <w:commentRangeEnd w:id="66"/>
      <w:r w:rsidR="003C6AF2">
        <w:rPr>
          <w:rStyle w:val="CommentReference"/>
        </w:rPr>
        <w:commentReference w:id="66"/>
      </w:r>
      <w:r w:rsidR="00505C13">
        <w:rPr>
          <w:rFonts w:ascii="Georgia" w:hAnsi="Georgia"/>
          <w:noProof/>
          <w:sz w:val="22"/>
          <w:szCs w:val="22"/>
        </w:rPr>
        <w:t xml:space="preserve"> however there is </w:t>
      </w:r>
      <w:commentRangeStart w:id="67"/>
      <w:r w:rsidR="00505C13">
        <w:rPr>
          <w:rFonts w:ascii="Georgia" w:hAnsi="Georgia"/>
          <w:noProof/>
          <w:sz w:val="22"/>
          <w:szCs w:val="22"/>
        </w:rPr>
        <w:t>considerable variance between the training and validation sets</w:t>
      </w:r>
      <w:commentRangeEnd w:id="67"/>
      <w:r w:rsidR="003C6AF2">
        <w:rPr>
          <w:rStyle w:val="CommentReference"/>
        </w:rPr>
        <w:commentReference w:id="67"/>
      </w:r>
      <w:r w:rsidR="007B0A23">
        <w:rPr>
          <w:rFonts w:ascii="Georgia" w:hAnsi="Georgia"/>
          <w:noProof/>
          <w:sz w:val="22"/>
          <w:szCs w:val="22"/>
        </w:rPr>
        <w:t>.</w:t>
      </w:r>
      <w:r w:rsidR="00505C13">
        <w:rPr>
          <w:rFonts w:ascii="Georgia" w:hAnsi="Georgia"/>
          <w:noProof/>
          <w:sz w:val="22"/>
          <w:szCs w:val="22"/>
        </w:rPr>
        <w:t xml:space="preserve"> </w:t>
      </w:r>
      <w:commentRangeStart w:id="68"/>
      <w:r w:rsidR="007B0A23">
        <w:rPr>
          <w:rFonts w:ascii="Georgia" w:hAnsi="Georgia"/>
          <w:noProof/>
          <w:sz w:val="22"/>
          <w:szCs w:val="22"/>
        </w:rPr>
        <w:t xml:space="preserve">Furthermore, </w:t>
      </w:r>
      <w:r w:rsidR="00505C13">
        <w:rPr>
          <w:rFonts w:ascii="Georgia" w:hAnsi="Georgia"/>
          <w:noProof/>
          <w:sz w:val="22"/>
          <w:szCs w:val="22"/>
        </w:rPr>
        <w:t>during the spring and summer months this pattern seems to largely vanish</w:t>
      </w:r>
      <w:commentRangeEnd w:id="68"/>
      <w:r w:rsidR="003C6AF2">
        <w:rPr>
          <w:rStyle w:val="CommentReference"/>
        </w:rPr>
        <w:commentReference w:id="68"/>
      </w:r>
      <w:commentRangeStart w:id="69"/>
      <w:r w:rsidR="00505C13">
        <w:rPr>
          <w:rFonts w:ascii="Georgia" w:hAnsi="Georgia"/>
          <w:noProof/>
          <w:sz w:val="22"/>
          <w:szCs w:val="22"/>
        </w:rPr>
        <w:t xml:space="preserve">. The same pattern is seen with salinity </w:t>
      </w:r>
      <w:commentRangeEnd w:id="69"/>
      <w:r w:rsidR="003C6AF2">
        <w:rPr>
          <w:rStyle w:val="CommentReference"/>
        </w:rPr>
        <w:commentReference w:id="69"/>
      </w:r>
      <w:r w:rsidR="00505C13">
        <w:rPr>
          <w:rFonts w:ascii="Georgia" w:hAnsi="Georgia"/>
          <w:noProof/>
          <w:sz w:val="22"/>
          <w:szCs w:val="22"/>
        </w:rPr>
        <w:t xml:space="preserve">with a possible negative relationship in August and September. </w:t>
      </w:r>
      <w:commentRangeStart w:id="70"/>
      <w:r w:rsidR="00505C13">
        <w:rPr>
          <w:rFonts w:ascii="Georgia" w:hAnsi="Georgia"/>
          <w:noProof/>
          <w:sz w:val="22"/>
          <w:szCs w:val="22"/>
        </w:rPr>
        <w:t>Finally mixed layer thickness has a very spurious relationship over the year with some months exhibiting what appears to be a negative relationship with occupancy below 25</w:t>
      </w:r>
      <w:ins w:id="71" w:author="Andrew Seitz" w:date="2025-05-12T15:12:00Z" w16du:dateUtc="2025-05-12T23:12:00Z">
        <w:r w:rsidR="003C6AF2">
          <w:rPr>
            <w:rFonts w:ascii="Georgia" w:hAnsi="Georgia"/>
            <w:noProof/>
            <w:sz w:val="22"/>
            <w:szCs w:val="22"/>
          </w:rPr>
          <w:t xml:space="preserve"> </w:t>
        </w:r>
      </w:ins>
      <w:r w:rsidR="00505C13">
        <w:rPr>
          <w:rFonts w:ascii="Georgia" w:hAnsi="Georgia"/>
          <w:noProof/>
          <w:sz w:val="22"/>
          <w:szCs w:val="22"/>
        </w:rPr>
        <w:t>m and others a positive relationship</w:t>
      </w:r>
      <w:commentRangeEnd w:id="70"/>
      <w:r w:rsidR="003C6AF2">
        <w:rPr>
          <w:rStyle w:val="CommentReference"/>
        </w:rPr>
        <w:commentReference w:id="70"/>
      </w:r>
      <w:r w:rsidR="00505C13">
        <w:rPr>
          <w:rFonts w:ascii="Georgia" w:hAnsi="Georgia"/>
          <w:noProof/>
          <w:sz w:val="22"/>
          <w:szCs w:val="22"/>
        </w:rPr>
        <w:t xml:space="preserve">. Beyond this, in the summer there is very little variability in mixed layer thickness and once again there is </w:t>
      </w:r>
      <w:r w:rsidR="00505C13">
        <w:rPr>
          <w:rFonts w:ascii="Georgia" w:hAnsi="Georgia"/>
          <w:noProof/>
          <w:sz w:val="22"/>
          <w:szCs w:val="22"/>
        </w:rPr>
        <w:lastRenderedPageBreak/>
        <w:t xml:space="preserve">considerable variation between training and validation data sets. </w:t>
      </w:r>
      <w:r w:rsidR="007B0A23">
        <w:rPr>
          <w:rFonts w:ascii="Georgia" w:hAnsi="Georgia"/>
          <w:noProof/>
          <w:sz w:val="22"/>
          <w:szCs w:val="22"/>
        </w:rPr>
        <w:t>Overall though,</w:t>
      </w:r>
      <w:r w:rsidR="00505C13">
        <w:rPr>
          <w:rFonts w:ascii="Georgia" w:hAnsi="Georgia"/>
          <w:noProof/>
          <w:sz w:val="22"/>
          <w:szCs w:val="22"/>
        </w:rPr>
        <w:t xml:space="preserve"> the model follows these patterns</w:t>
      </w:r>
      <w:r w:rsidR="007B0A23">
        <w:rPr>
          <w:rFonts w:ascii="Georgia" w:hAnsi="Georgia"/>
          <w:noProof/>
          <w:sz w:val="22"/>
          <w:szCs w:val="22"/>
        </w:rPr>
        <w:t>, spurious as they are,</w:t>
      </w:r>
      <w:r w:rsidR="00505C13">
        <w:rPr>
          <w:rFonts w:ascii="Georgia" w:hAnsi="Georgia"/>
          <w:noProof/>
          <w:sz w:val="22"/>
          <w:szCs w:val="22"/>
        </w:rPr>
        <w:t xml:space="preserve"> with reasonable accuracy. </w:t>
      </w:r>
    </w:p>
    <w:p w14:paraId="0E3AD223" w14:textId="77777777" w:rsidR="00505C13" w:rsidRDefault="00505C13" w:rsidP="0024442C">
      <w:pPr>
        <w:spacing w:line="276" w:lineRule="auto"/>
        <w:rPr>
          <w:rFonts w:ascii="Georgia" w:hAnsi="Georgia"/>
          <w:noProof/>
          <w:sz w:val="22"/>
          <w:szCs w:val="22"/>
        </w:rPr>
      </w:pPr>
    </w:p>
    <w:p w14:paraId="3EA97E45" w14:textId="549FB6F6" w:rsidR="00E45575" w:rsidRPr="005C376F" w:rsidRDefault="005C376F" w:rsidP="0024442C">
      <w:pPr>
        <w:spacing w:line="276" w:lineRule="auto"/>
        <w:rPr>
          <w:rFonts w:ascii="Georgia" w:hAnsi="Georgia"/>
          <w:b/>
          <w:bCs/>
          <w:sz w:val="22"/>
          <w:szCs w:val="22"/>
        </w:rPr>
      </w:pPr>
      <w:r>
        <w:rPr>
          <w:rFonts w:ascii="Georgia" w:hAnsi="Georgia"/>
          <w:b/>
          <w:bCs/>
          <w:sz w:val="22"/>
          <w:szCs w:val="22"/>
        </w:rPr>
        <w:t>Assessing Likelihood of Occupancy Near the Seafloor</w:t>
      </w:r>
    </w:p>
    <w:p w14:paraId="3EAD10B4" w14:textId="01B78664" w:rsidR="005C376F" w:rsidRDefault="008206C3" w:rsidP="0024442C">
      <w:pPr>
        <w:pStyle w:val="NormalWeb"/>
        <w:spacing w:line="276" w:lineRule="auto"/>
        <w:rPr>
          <w:rFonts w:ascii="Georgia" w:hAnsi="Georgia"/>
          <w:sz w:val="22"/>
          <w:szCs w:val="22"/>
        </w:rPr>
      </w:pPr>
      <w:commentRangeStart w:id="72"/>
      <w:r>
        <w:rPr>
          <w:rFonts w:ascii="Georgia" w:hAnsi="Georgia"/>
          <w:sz w:val="22"/>
          <w:szCs w:val="22"/>
        </w:rPr>
        <w:t xml:space="preserve">Starting at a high level we see considerable variability in the minimum likelihood of occupancy in the lowest depth bin per H3 cell both across seasons and across space </w:t>
      </w:r>
      <w:commentRangeEnd w:id="72"/>
      <w:r w:rsidR="00341068">
        <w:rPr>
          <w:rStyle w:val="CommentReference"/>
          <w:rFonts w:asciiTheme="minorHAnsi" w:eastAsiaTheme="minorHAnsi" w:hAnsiTheme="minorHAnsi" w:cstheme="minorBidi"/>
          <w:kern w:val="2"/>
          <w14:ligatures w14:val="standardContextual"/>
        </w:rPr>
        <w:commentReference w:id="72"/>
      </w:r>
      <w:r>
        <w:rPr>
          <w:rFonts w:ascii="Georgia" w:hAnsi="Georgia"/>
          <w:sz w:val="22"/>
          <w:szCs w:val="22"/>
        </w:rPr>
        <w:t xml:space="preserve">(figure 6). In February there is an overall pattern of </w:t>
      </w:r>
      <w:commentRangeStart w:id="73"/>
      <w:r>
        <w:rPr>
          <w:rFonts w:ascii="Georgia" w:hAnsi="Georgia"/>
          <w:sz w:val="22"/>
          <w:szCs w:val="22"/>
        </w:rPr>
        <w:t xml:space="preserve">minimum likelihood </w:t>
      </w:r>
      <w:commentRangeEnd w:id="73"/>
      <w:r w:rsidR="00341068">
        <w:rPr>
          <w:rStyle w:val="CommentReference"/>
          <w:rFonts w:asciiTheme="minorHAnsi" w:eastAsiaTheme="minorHAnsi" w:hAnsiTheme="minorHAnsi" w:cstheme="minorBidi"/>
          <w:kern w:val="2"/>
          <w14:ligatures w14:val="standardContextual"/>
        </w:rPr>
        <w:commentReference w:id="73"/>
      </w:r>
      <w:r>
        <w:rPr>
          <w:rFonts w:ascii="Georgia" w:hAnsi="Georgia"/>
          <w:sz w:val="22"/>
          <w:szCs w:val="22"/>
        </w:rPr>
        <w:t xml:space="preserve">that increases as </w:t>
      </w:r>
      <w:commentRangeStart w:id="74"/>
      <w:r>
        <w:rPr>
          <w:rFonts w:ascii="Georgia" w:hAnsi="Georgia"/>
          <w:sz w:val="22"/>
          <w:szCs w:val="22"/>
        </w:rPr>
        <w:t>you</w:t>
      </w:r>
      <w:commentRangeEnd w:id="74"/>
      <w:r w:rsidR="00341068">
        <w:rPr>
          <w:rStyle w:val="CommentReference"/>
          <w:rFonts w:asciiTheme="minorHAnsi" w:eastAsiaTheme="minorHAnsi" w:hAnsiTheme="minorHAnsi" w:cstheme="minorBidi"/>
          <w:kern w:val="2"/>
          <w14:ligatures w14:val="standardContextual"/>
        </w:rPr>
        <w:commentReference w:id="74"/>
      </w:r>
      <w:r>
        <w:rPr>
          <w:rFonts w:ascii="Georgia" w:hAnsi="Georgia"/>
          <w:sz w:val="22"/>
          <w:szCs w:val="22"/>
        </w:rPr>
        <w:t xml:space="preserve"> move away from the coast along the shelf and then</w:t>
      </w:r>
      <w:r w:rsidR="0024442C">
        <w:rPr>
          <w:rFonts w:ascii="Georgia" w:hAnsi="Georgia"/>
          <w:sz w:val="22"/>
          <w:szCs w:val="22"/>
        </w:rPr>
        <w:t xml:space="preserve"> a</w:t>
      </w:r>
      <w:r>
        <w:rPr>
          <w:rFonts w:ascii="Georgia" w:hAnsi="Georgia"/>
          <w:sz w:val="22"/>
          <w:szCs w:val="22"/>
        </w:rPr>
        <w:t xml:space="preserve"> precipitous</w:t>
      </w:r>
      <w:r w:rsidR="0024442C">
        <w:rPr>
          <w:rFonts w:ascii="Georgia" w:hAnsi="Georgia"/>
          <w:sz w:val="22"/>
          <w:szCs w:val="22"/>
        </w:rPr>
        <w:t xml:space="preserve"> drop</w:t>
      </w:r>
      <w:r>
        <w:rPr>
          <w:rFonts w:ascii="Georgia" w:hAnsi="Georgia"/>
          <w:sz w:val="22"/>
          <w:szCs w:val="22"/>
        </w:rPr>
        <w:t xml:space="preserve"> as you reach the edge of the shelf. </w:t>
      </w:r>
      <w:r w:rsidR="0024442C">
        <w:rPr>
          <w:rFonts w:ascii="Georgia" w:hAnsi="Georgia"/>
          <w:sz w:val="22"/>
          <w:szCs w:val="22"/>
        </w:rPr>
        <w:t xml:space="preserve">Within this, however, </w:t>
      </w:r>
      <w:proofErr w:type="gramStart"/>
      <w:r w:rsidR="0024442C">
        <w:rPr>
          <w:rFonts w:ascii="Georgia" w:hAnsi="Georgia"/>
          <w:sz w:val="22"/>
          <w:szCs w:val="22"/>
        </w:rPr>
        <w:t>are</w:t>
      </w:r>
      <w:proofErr w:type="gramEnd"/>
      <w:r w:rsidR="0024442C">
        <w:rPr>
          <w:rFonts w:ascii="Georgia" w:hAnsi="Georgia"/>
          <w:sz w:val="22"/>
          <w:szCs w:val="22"/>
        </w:rPr>
        <w:t xml:space="preserve"> a series of hotspots where </w:t>
      </w:r>
      <w:commentRangeStart w:id="75"/>
      <w:r w:rsidR="0024442C">
        <w:rPr>
          <w:rFonts w:ascii="Georgia" w:hAnsi="Georgia"/>
          <w:sz w:val="22"/>
          <w:szCs w:val="22"/>
        </w:rPr>
        <w:t xml:space="preserve">minimum likelihood is considerable higher </w:t>
      </w:r>
      <w:commentRangeEnd w:id="75"/>
      <w:r w:rsidR="00341068">
        <w:rPr>
          <w:rStyle w:val="CommentReference"/>
          <w:rFonts w:asciiTheme="minorHAnsi" w:eastAsiaTheme="minorHAnsi" w:hAnsiTheme="minorHAnsi" w:cstheme="minorBidi"/>
          <w:kern w:val="2"/>
          <w14:ligatures w14:val="standardContextual"/>
        </w:rPr>
        <w:commentReference w:id="75"/>
      </w:r>
      <w:r w:rsidR="0024442C">
        <w:rPr>
          <w:rFonts w:ascii="Georgia" w:hAnsi="Georgia"/>
          <w:sz w:val="22"/>
          <w:szCs w:val="22"/>
        </w:rPr>
        <w:t xml:space="preserve">than in neighboring cells. In August minimum likelihood drops meaningfully as compared to February, but we see that the location of hotspots is largely maintained. </w:t>
      </w:r>
    </w:p>
    <w:p w14:paraId="697D29BF" w14:textId="33D3A67B" w:rsidR="0024442C" w:rsidRDefault="0024442C" w:rsidP="0024442C">
      <w:pPr>
        <w:pStyle w:val="NormalWeb"/>
        <w:spacing w:line="276" w:lineRule="auto"/>
        <w:rPr>
          <w:rFonts w:ascii="Georgia" w:hAnsi="Georgia"/>
          <w:sz w:val="22"/>
          <w:szCs w:val="22"/>
        </w:rPr>
      </w:pPr>
      <w:del w:id="76" w:author="Andrew Seitz" w:date="2025-05-12T15:21:00Z" w16du:dateUtc="2025-05-12T23:21:00Z">
        <w:r w:rsidDel="00341068">
          <w:rPr>
            <w:rFonts w:ascii="Georgia" w:hAnsi="Georgia"/>
            <w:sz w:val="22"/>
            <w:szCs w:val="22"/>
          </w:rPr>
          <w:delText>Zooming in on a specific H3 cell n</w:delText>
        </w:r>
      </w:del>
      <w:ins w:id="77" w:author="Andrew Seitz" w:date="2025-05-12T15:21:00Z" w16du:dateUtc="2025-05-12T23:21:00Z">
        <w:r w:rsidR="00341068">
          <w:rPr>
            <w:rFonts w:ascii="Georgia" w:hAnsi="Georgia"/>
            <w:sz w:val="22"/>
            <w:szCs w:val="22"/>
          </w:rPr>
          <w:t>N</w:t>
        </w:r>
      </w:ins>
      <w:r>
        <w:rPr>
          <w:rFonts w:ascii="Georgia" w:hAnsi="Georgia"/>
          <w:sz w:val="22"/>
          <w:szCs w:val="22"/>
        </w:rPr>
        <w:t xml:space="preserve">ear Chignik (figure 7) </w:t>
      </w:r>
      <w:del w:id="78" w:author="Andrew Seitz" w:date="2025-05-12T15:21:00Z" w16du:dateUtc="2025-05-12T23:21:00Z">
        <w:r w:rsidDel="00341068">
          <w:rPr>
            <w:rFonts w:ascii="Georgia" w:hAnsi="Georgia"/>
            <w:sz w:val="22"/>
            <w:szCs w:val="22"/>
          </w:rPr>
          <w:delText xml:space="preserve">we see that in addition to </w:delText>
        </w:r>
      </w:del>
      <w:r>
        <w:rPr>
          <w:rFonts w:ascii="Georgia" w:hAnsi="Georgia"/>
          <w:sz w:val="22"/>
          <w:szCs w:val="22"/>
        </w:rPr>
        <w:t>overall depth occupancy</w:t>
      </w:r>
      <w:ins w:id="79" w:author="Andrew Seitz" w:date="2025-05-12T15:21:00Z" w16du:dateUtc="2025-05-12T23:21:00Z">
        <w:r w:rsidR="00341068">
          <w:rPr>
            <w:rFonts w:ascii="Georgia" w:hAnsi="Georgia"/>
            <w:sz w:val="22"/>
            <w:szCs w:val="22"/>
          </w:rPr>
          <w:t xml:space="preserve"> and diel variation</w:t>
        </w:r>
      </w:ins>
      <w:r>
        <w:rPr>
          <w:rFonts w:ascii="Georgia" w:hAnsi="Georgia"/>
          <w:sz w:val="22"/>
          <w:szCs w:val="22"/>
        </w:rPr>
        <w:t xml:space="preserve"> </w:t>
      </w:r>
      <w:del w:id="80" w:author="Andrew Seitz" w:date="2025-05-12T15:21:00Z" w16du:dateUtc="2025-05-12T23:21:00Z">
        <w:r w:rsidDel="00341068">
          <w:rPr>
            <w:rFonts w:ascii="Georgia" w:hAnsi="Georgia"/>
            <w:sz w:val="22"/>
            <w:szCs w:val="22"/>
          </w:rPr>
          <w:delText xml:space="preserve">changing </w:delText>
        </w:r>
      </w:del>
      <w:ins w:id="81" w:author="Andrew Seitz" w:date="2025-05-12T15:21:00Z" w16du:dateUtc="2025-05-12T23:21:00Z">
        <w:r w:rsidR="00341068">
          <w:rPr>
            <w:rFonts w:ascii="Georgia" w:hAnsi="Georgia"/>
            <w:sz w:val="22"/>
            <w:szCs w:val="22"/>
          </w:rPr>
          <w:t>chang</w:t>
        </w:r>
        <w:r w:rsidR="00341068">
          <w:rPr>
            <w:rFonts w:ascii="Georgia" w:hAnsi="Georgia"/>
            <w:sz w:val="22"/>
            <w:szCs w:val="22"/>
          </w:rPr>
          <w:t>es</w:t>
        </w:r>
        <w:r w:rsidR="00341068">
          <w:rPr>
            <w:rFonts w:ascii="Georgia" w:hAnsi="Georgia"/>
            <w:sz w:val="22"/>
            <w:szCs w:val="22"/>
          </w:rPr>
          <w:t xml:space="preserve"> </w:t>
        </w:r>
      </w:ins>
      <w:r>
        <w:rPr>
          <w:rFonts w:ascii="Georgia" w:hAnsi="Georgia"/>
          <w:sz w:val="22"/>
          <w:szCs w:val="22"/>
        </w:rPr>
        <w:t>over the course of the year</w:t>
      </w:r>
      <w:del w:id="82" w:author="Andrew Seitz" w:date="2025-05-12T15:21:00Z" w16du:dateUtc="2025-05-12T23:21:00Z">
        <w:r w:rsidDel="00341068">
          <w:rPr>
            <w:rFonts w:ascii="Georgia" w:hAnsi="Georgia"/>
            <w:sz w:val="22"/>
            <w:szCs w:val="22"/>
          </w:rPr>
          <w:delText>, diel variation changes meaningfully as well</w:delText>
        </w:r>
      </w:del>
      <w:r>
        <w:rPr>
          <w:rFonts w:ascii="Georgia" w:hAnsi="Georgia"/>
          <w:sz w:val="22"/>
          <w:szCs w:val="22"/>
        </w:rPr>
        <w:t xml:space="preserve">. </w:t>
      </w:r>
      <w:commentRangeStart w:id="83"/>
      <w:r>
        <w:rPr>
          <w:rFonts w:ascii="Georgia" w:hAnsi="Georgia"/>
          <w:sz w:val="22"/>
          <w:szCs w:val="22"/>
        </w:rPr>
        <w:t xml:space="preserve">The winter months see the lowest overall depth occupancy </w:t>
      </w:r>
      <w:commentRangeEnd w:id="83"/>
      <w:r w:rsidR="00B2131B">
        <w:rPr>
          <w:rStyle w:val="CommentReference"/>
          <w:rFonts w:asciiTheme="minorHAnsi" w:eastAsiaTheme="minorHAnsi" w:hAnsiTheme="minorHAnsi" w:cstheme="minorBidi"/>
          <w:kern w:val="2"/>
          <w14:ligatures w14:val="standardContextual"/>
        </w:rPr>
        <w:commentReference w:id="83"/>
      </w:r>
      <w:r>
        <w:rPr>
          <w:rFonts w:ascii="Georgia" w:hAnsi="Georgia"/>
          <w:sz w:val="22"/>
          <w:szCs w:val="22"/>
        </w:rPr>
        <w:t xml:space="preserve">but over the course of winter diel variability decreases to its minimum in February and March. After this occupancy starts to shift toward the 0-25m bin and then stabilizes in May without much change in diel variation. Then beginning in August the diel variation rises rapidly, maintains itself until October and then begins to taper off again. In sum this means that while average </w:t>
      </w:r>
      <w:r w:rsidR="00DA1360">
        <w:rPr>
          <w:rFonts w:ascii="Georgia" w:hAnsi="Georgia"/>
          <w:sz w:val="22"/>
          <w:szCs w:val="22"/>
        </w:rPr>
        <w:t xml:space="preserve">predicted </w:t>
      </w:r>
      <w:r>
        <w:rPr>
          <w:rFonts w:ascii="Georgia" w:hAnsi="Georgia"/>
          <w:sz w:val="22"/>
          <w:szCs w:val="22"/>
        </w:rPr>
        <w:t xml:space="preserve">occupancy is shallowest in the spring/early summer it is from August to October that the shallowest instantaneous occupancy is predicted in this </w:t>
      </w:r>
      <w:proofErr w:type="gramStart"/>
      <w:r>
        <w:rPr>
          <w:rFonts w:ascii="Georgia" w:hAnsi="Georgia"/>
          <w:sz w:val="22"/>
          <w:szCs w:val="22"/>
        </w:rPr>
        <w:t>particular H3</w:t>
      </w:r>
      <w:proofErr w:type="gramEnd"/>
      <w:r>
        <w:rPr>
          <w:rFonts w:ascii="Georgia" w:hAnsi="Georgia"/>
          <w:sz w:val="22"/>
          <w:szCs w:val="22"/>
        </w:rPr>
        <w:t xml:space="preserve"> cell. </w:t>
      </w:r>
    </w:p>
    <w:p w14:paraId="084C6322" w14:textId="77B1A868" w:rsidR="00E45575" w:rsidRDefault="00787E3B" w:rsidP="00787E3B">
      <w:pPr>
        <w:pStyle w:val="NormalWeb"/>
        <w:rPr>
          <w:rFonts w:ascii="Georgia" w:hAnsi="Georgia"/>
          <w:sz w:val="22"/>
          <w:szCs w:val="22"/>
        </w:rPr>
      </w:pPr>
      <w:commentRangeStart w:id="84"/>
      <w:r>
        <w:rPr>
          <w:rFonts w:ascii="Georgia" w:hAnsi="Georgia"/>
          <w:sz w:val="22"/>
          <w:szCs w:val="22"/>
        </w:rPr>
        <w:t>Not</w:t>
      </w:r>
      <w:commentRangeEnd w:id="84"/>
      <w:r w:rsidR="00B2131B">
        <w:rPr>
          <w:rStyle w:val="CommentReference"/>
          <w:rFonts w:asciiTheme="minorHAnsi" w:eastAsiaTheme="minorHAnsi" w:hAnsiTheme="minorHAnsi" w:cstheme="minorBidi"/>
          <w:kern w:val="2"/>
          <w14:ligatures w14:val="standardContextual"/>
        </w:rPr>
        <w:commentReference w:id="84"/>
      </w:r>
      <w:r>
        <w:rPr>
          <w:rFonts w:ascii="Georgia" w:hAnsi="Georgia"/>
          <w:sz w:val="22"/>
          <w:szCs w:val="22"/>
        </w:rPr>
        <w:t xml:space="preserve"> only does the variability across the day change but the cycle flips in some places as well. In August we see that </w:t>
      </w:r>
      <w:r w:rsidR="0024442C">
        <w:rPr>
          <w:rFonts w:ascii="Georgia" w:hAnsi="Georgia"/>
          <w:sz w:val="22"/>
          <w:szCs w:val="22"/>
        </w:rPr>
        <w:t>minimum likelihood of occupancy in the lowest depth bin per H3 cell</w:t>
      </w:r>
      <w:r>
        <w:rPr>
          <w:rFonts w:ascii="Georgia" w:hAnsi="Georgia"/>
          <w:sz w:val="22"/>
          <w:szCs w:val="22"/>
        </w:rPr>
        <w:t xml:space="preserve"> </w:t>
      </w:r>
      <w:r w:rsidR="0024442C">
        <w:rPr>
          <w:rFonts w:ascii="Georgia" w:hAnsi="Georgia"/>
          <w:sz w:val="22"/>
          <w:szCs w:val="22"/>
        </w:rPr>
        <w:t xml:space="preserve">occurs </w:t>
      </w:r>
      <w:r>
        <w:rPr>
          <w:rFonts w:ascii="Georgia" w:hAnsi="Georgia"/>
          <w:sz w:val="22"/>
          <w:szCs w:val="22"/>
        </w:rPr>
        <w:t>at night (figure 8). However</w:t>
      </w:r>
      <w:r w:rsidR="0024442C">
        <w:rPr>
          <w:rFonts w:ascii="Georgia" w:hAnsi="Georgia"/>
          <w:sz w:val="22"/>
          <w:szCs w:val="22"/>
        </w:rPr>
        <w:t>,</w:t>
      </w:r>
      <w:r>
        <w:rPr>
          <w:rFonts w:ascii="Georgia" w:hAnsi="Georgia"/>
          <w:sz w:val="22"/>
          <w:szCs w:val="22"/>
        </w:rPr>
        <w:t xml:space="preserve"> during </w:t>
      </w:r>
      <w:r w:rsidR="0024442C">
        <w:rPr>
          <w:rFonts w:ascii="Georgia" w:hAnsi="Georgia"/>
          <w:sz w:val="22"/>
          <w:szCs w:val="22"/>
        </w:rPr>
        <w:t>February</w:t>
      </w:r>
      <w:r>
        <w:rPr>
          <w:rFonts w:ascii="Georgia" w:hAnsi="Georgia"/>
          <w:sz w:val="22"/>
          <w:szCs w:val="22"/>
        </w:rPr>
        <w:t xml:space="preserve"> the time of day that minimizes </w:t>
      </w:r>
      <w:r w:rsidR="0024442C">
        <w:rPr>
          <w:rFonts w:ascii="Georgia" w:hAnsi="Georgia"/>
          <w:sz w:val="22"/>
          <w:szCs w:val="22"/>
        </w:rPr>
        <w:t xml:space="preserve">that same </w:t>
      </w:r>
      <w:commentRangeStart w:id="85"/>
      <w:r w:rsidR="0024442C">
        <w:rPr>
          <w:rFonts w:ascii="Georgia" w:hAnsi="Georgia"/>
          <w:sz w:val="22"/>
          <w:szCs w:val="22"/>
        </w:rPr>
        <w:t xml:space="preserve">likelihood </w:t>
      </w:r>
      <w:r>
        <w:rPr>
          <w:rFonts w:ascii="Georgia" w:hAnsi="Georgia"/>
          <w:sz w:val="22"/>
          <w:szCs w:val="22"/>
        </w:rPr>
        <w:t xml:space="preserve">is </w:t>
      </w:r>
      <w:r w:rsidR="0024442C">
        <w:rPr>
          <w:rFonts w:ascii="Georgia" w:hAnsi="Georgia"/>
          <w:sz w:val="22"/>
          <w:szCs w:val="22"/>
        </w:rPr>
        <w:t>quite</w:t>
      </w:r>
      <w:r>
        <w:rPr>
          <w:rFonts w:ascii="Georgia" w:hAnsi="Georgia"/>
          <w:sz w:val="22"/>
          <w:szCs w:val="22"/>
        </w:rPr>
        <w:t xml:space="preserve"> varied. </w:t>
      </w:r>
      <w:r w:rsidR="0024442C">
        <w:rPr>
          <w:rFonts w:ascii="Georgia" w:hAnsi="Georgia"/>
          <w:sz w:val="22"/>
          <w:szCs w:val="22"/>
        </w:rPr>
        <w:t>In general, we see very few cells where nighttime minimizes those likelihoods</w:t>
      </w:r>
      <w:commentRangeEnd w:id="85"/>
      <w:r w:rsidR="00B2131B">
        <w:rPr>
          <w:rStyle w:val="CommentReference"/>
          <w:rFonts w:asciiTheme="minorHAnsi" w:eastAsiaTheme="minorHAnsi" w:hAnsiTheme="minorHAnsi" w:cstheme="minorBidi"/>
          <w:kern w:val="2"/>
          <w14:ligatures w14:val="standardContextual"/>
        </w:rPr>
        <w:commentReference w:id="85"/>
      </w:r>
      <w:r w:rsidR="0024442C">
        <w:rPr>
          <w:rFonts w:ascii="Georgia" w:hAnsi="Georgia"/>
          <w:sz w:val="22"/>
          <w:szCs w:val="22"/>
        </w:rPr>
        <w:t xml:space="preserve"> and instead see a tendency toward minimization during the day or at dawn or dusk.</w:t>
      </w:r>
      <w:r>
        <w:rPr>
          <w:rFonts w:ascii="Georgia" w:hAnsi="Georgia"/>
          <w:sz w:val="22"/>
          <w:szCs w:val="22"/>
        </w:rPr>
        <w:t xml:space="preserve"> </w:t>
      </w:r>
    </w:p>
    <w:p w14:paraId="33031266" w14:textId="3AAF6B10" w:rsidR="00E45575" w:rsidRDefault="00A03DDF" w:rsidP="00DA1360">
      <w:pPr>
        <w:pStyle w:val="NormalWeb"/>
        <w:rPr>
          <w:rFonts w:ascii="Georgia" w:hAnsi="Georgia"/>
          <w:sz w:val="22"/>
          <w:szCs w:val="22"/>
        </w:rPr>
      </w:pPr>
      <w:r>
        <w:rPr>
          <w:rFonts w:ascii="Georgia" w:hAnsi="Georgia"/>
          <w:sz w:val="22"/>
          <w:szCs w:val="22"/>
        </w:rPr>
        <w:t>Variability i</w:t>
      </w:r>
      <w:r w:rsidR="00DA1360">
        <w:rPr>
          <w:rFonts w:ascii="Georgia" w:hAnsi="Georgia"/>
          <w:sz w:val="22"/>
          <w:szCs w:val="22"/>
        </w:rPr>
        <w:t>n</w:t>
      </w:r>
      <w:r>
        <w:rPr>
          <w:rFonts w:ascii="Georgia" w:hAnsi="Georgia"/>
          <w:sz w:val="22"/>
          <w:szCs w:val="22"/>
        </w:rPr>
        <w:t xml:space="preserve"> minimum likelihood is induced by our environmental features as well. By splitting our H3 cells by their overall depth</w:t>
      </w:r>
      <w:r w:rsidR="00DA1360">
        <w:rPr>
          <w:rFonts w:ascii="Georgia" w:hAnsi="Georgia"/>
          <w:sz w:val="22"/>
          <w:szCs w:val="22"/>
        </w:rPr>
        <w:t>,</w:t>
      </w:r>
      <w:r>
        <w:rPr>
          <w:rFonts w:ascii="Georgia" w:hAnsi="Georgia"/>
          <w:sz w:val="22"/>
          <w:szCs w:val="22"/>
        </w:rPr>
        <w:t xml:space="preserve"> clear gradients in minimal likelihood arise in February for our environmental features (figure 9). </w:t>
      </w:r>
      <w:commentRangeStart w:id="86"/>
      <w:r>
        <w:rPr>
          <w:rFonts w:ascii="Georgia" w:hAnsi="Georgia"/>
          <w:sz w:val="22"/>
          <w:szCs w:val="22"/>
        </w:rPr>
        <w:t xml:space="preserve">As either salinity, nitrate, or mixed layer thickness </w:t>
      </w:r>
      <w:proofErr w:type="gramStart"/>
      <w:r>
        <w:rPr>
          <w:rFonts w:ascii="Georgia" w:hAnsi="Georgia"/>
          <w:sz w:val="22"/>
          <w:szCs w:val="22"/>
        </w:rPr>
        <w:t>increase</w:t>
      </w:r>
      <w:proofErr w:type="gramEnd"/>
      <w:r>
        <w:rPr>
          <w:rFonts w:ascii="Georgia" w:hAnsi="Georgia"/>
          <w:sz w:val="22"/>
          <w:szCs w:val="22"/>
        </w:rPr>
        <w:t xml:space="preserve"> there is a tendency for occupancy in the lowest depth bin to increase</w:t>
      </w:r>
      <w:commentRangeEnd w:id="86"/>
      <w:r w:rsidR="00B2131B">
        <w:rPr>
          <w:rStyle w:val="CommentReference"/>
          <w:rFonts w:asciiTheme="minorHAnsi" w:eastAsiaTheme="minorHAnsi" w:hAnsiTheme="minorHAnsi" w:cstheme="minorBidi"/>
          <w:kern w:val="2"/>
          <w14:ligatures w14:val="standardContextual"/>
        </w:rPr>
        <w:commentReference w:id="86"/>
      </w:r>
      <w:r>
        <w:rPr>
          <w:rFonts w:ascii="Georgia" w:hAnsi="Georgia"/>
          <w:sz w:val="22"/>
          <w:szCs w:val="22"/>
        </w:rPr>
        <w:t xml:space="preserve">. However, during August </w:t>
      </w:r>
      <w:commentRangeStart w:id="87"/>
      <w:r>
        <w:rPr>
          <w:rFonts w:ascii="Georgia" w:hAnsi="Georgia"/>
          <w:sz w:val="22"/>
          <w:szCs w:val="22"/>
        </w:rPr>
        <w:t xml:space="preserve">these gradients </w:t>
      </w:r>
      <w:commentRangeEnd w:id="87"/>
      <w:r w:rsidR="00B2131B">
        <w:rPr>
          <w:rStyle w:val="CommentReference"/>
          <w:rFonts w:asciiTheme="minorHAnsi" w:eastAsiaTheme="minorHAnsi" w:hAnsiTheme="minorHAnsi" w:cstheme="minorBidi"/>
          <w:kern w:val="2"/>
          <w14:ligatures w14:val="standardContextual"/>
        </w:rPr>
        <w:commentReference w:id="87"/>
      </w:r>
      <w:r>
        <w:rPr>
          <w:rFonts w:ascii="Georgia" w:hAnsi="Georgia"/>
          <w:sz w:val="22"/>
          <w:szCs w:val="22"/>
        </w:rPr>
        <w:t xml:space="preserve">all but disappear in part because the minimum likelihood of being at </w:t>
      </w:r>
      <w:proofErr w:type="gramStart"/>
      <w:r>
        <w:rPr>
          <w:rFonts w:ascii="Georgia" w:hAnsi="Georgia"/>
          <w:sz w:val="22"/>
          <w:szCs w:val="22"/>
        </w:rPr>
        <w:t>depth drops</w:t>
      </w:r>
      <w:proofErr w:type="gramEnd"/>
      <w:r>
        <w:rPr>
          <w:rFonts w:ascii="Georgia" w:hAnsi="Georgia"/>
          <w:sz w:val="22"/>
          <w:szCs w:val="22"/>
        </w:rPr>
        <w:t xml:space="preserve"> precipitously during this month. </w:t>
      </w:r>
    </w:p>
    <w:p w14:paraId="2068EDF0" w14:textId="77777777" w:rsidR="008206C3" w:rsidRDefault="008206C3">
      <w:pPr>
        <w:rPr>
          <w:rFonts w:ascii="Georgia" w:eastAsia="Times New Roman" w:hAnsi="Georgia" w:cs="Times New Roman"/>
          <w:kern w:val="0"/>
          <w:sz w:val="22"/>
          <w:szCs w:val="22"/>
          <w14:ligatures w14:val="none"/>
        </w:rPr>
      </w:pPr>
    </w:p>
    <w:p w14:paraId="760E4D04" w14:textId="77777777" w:rsidR="008206C3" w:rsidRDefault="008206C3">
      <w:pPr>
        <w:rPr>
          <w:rFonts w:ascii="Georgia" w:eastAsia="Times New Roman" w:hAnsi="Georgia" w:cs="Times New Roman"/>
          <w:kern w:val="0"/>
          <w:sz w:val="22"/>
          <w:szCs w:val="22"/>
          <w14:ligatures w14:val="none"/>
        </w:rPr>
      </w:pPr>
    </w:p>
    <w:p w14:paraId="24B8219C" w14:textId="77777777" w:rsidR="008206C3" w:rsidRDefault="008206C3">
      <w:pPr>
        <w:rPr>
          <w:rFonts w:ascii="Georgia" w:eastAsia="Times New Roman" w:hAnsi="Georgia" w:cs="Times New Roman"/>
          <w:kern w:val="0"/>
          <w:sz w:val="22"/>
          <w:szCs w:val="22"/>
          <w14:ligatures w14:val="none"/>
        </w:rPr>
      </w:pPr>
    </w:p>
    <w:p w14:paraId="3AA69BD7" w14:textId="24B56B36" w:rsidR="008206C3" w:rsidRDefault="008206C3">
      <w:pPr>
        <w:rPr>
          <w:rFonts w:ascii="Georgia" w:eastAsia="Times New Roman" w:hAnsi="Georgia" w:cs="Times New Roman"/>
          <w:kern w:val="0"/>
          <w:sz w:val="22"/>
          <w:szCs w:val="22"/>
          <w14:ligatures w14:val="none"/>
        </w:rPr>
      </w:pPr>
      <w:r>
        <w:rPr>
          <w:rFonts w:ascii="Georgia" w:eastAsia="Times New Roman" w:hAnsi="Georgia" w:cs="Times New Roman"/>
          <w:kern w:val="0"/>
          <w:sz w:val="22"/>
          <w:szCs w:val="22"/>
          <w14:ligatures w14:val="none"/>
        </w:rPr>
        <w:br w:type="page"/>
      </w:r>
    </w:p>
    <w:p w14:paraId="5EDEC3DE" w14:textId="77777777" w:rsidR="008206C3" w:rsidRPr="008206C3" w:rsidRDefault="008206C3">
      <w:pPr>
        <w:rPr>
          <w:rFonts w:ascii="Georgia" w:eastAsia="Times New Roman" w:hAnsi="Georgia" w:cs="Times New Roman"/>
          <w:kern w:val="0"/>
          <w:sz w:val="22"/>
          <w:szCs w:val="22"/>
          <w14:ligatures w14:val="none"/>
        </w:rPr>
      </w:pPr>
    </w:p>
    <w:tbl>
      <w:tblPr>
        <w:tblStyle w:val="PlainTable5"/>
        <w:tblW w:w="0" w:type="auto"/>
        <w:tblLook w:val="04A0" w:firstRow="1" w:lastRow="0" w:firstColumn="1" w:lastColumn="0" w:noHBand="0" w:noVBand="1"/>
      </w:tblPr>
      <w:tblGrid>
        <w:gridCol w:w="1558"/>
        <w:gridCol w:w="1558"/>
        <w:gridCol w:w="1558"/>
        <w:gridCol w:w="1558"/>
        <w:gridCol w:w="1559"/>
        <w:gridCol w:w="1559"/>
      </w:tblGrid>
      <w:tr w:rsidR="00225F41" w:rsidRPr="00047F35" w14:paraId="55A042B9" w14:textId="77777777" w:rsidTr="00880E2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58" w:type="dxa"/>
          </w:tcPr>
          <w:p w14:paraId="30A18784" w14:textId="77777777" w:rsidR="00225F41" w:rsidRPr="00047F35" w:rsidRDefault="00225F41" w:rsidP="00880E27">
            <w:pPr>
              <w:rPr>
                <w:rFonts w:ascii="Georgia" w:hAnsi="Georgia"/>
                <w:sz w:val="22"/>
                <w:szCs w:val="22"/>
              </w:rPr>
            </w:pPr>
            <w:r w:rsidRPr="00047F35">
              <w:rPr>
                <w:rFonts w:ascii="Georgia" w:hAnsi="Georgia"/>
                <w:sz w:val="22"/>
                <w:szCs w:val="22"/>
              </w:rPr>
              <w:t>Model</w:t>
            </w:r>
          </w:p>
        </w:tc>
        <w:tc>
          <w:tcPr>
            <w:tcW w:w="1558" w:type="dxa"/>
          </w:tcPr>
          <w:p w14:paraId="3FD89B42" w14:textId="77777777" w:rsidR="00225F41" w:rsidRPr="00047F35" w:rsidRDefault="00225F41" w:rsidP="00880E27">
            <w:pPr>
              <w:cnfStyle w:val="100000000000" w:firstRow="1" w:lastRow="0" w:firstColumn="0" w:lastColumn="0" w:oddVBand="0" w:evenVBand="0" w:oddHBand="0" w:evenHBand="0" w:firstRowFirstColumn="0" w:firstRowLastColumn="0" w:lastRowFirstColumn="0" w:lastRowLastColumn="0"/>
              <w:rPr>
                <w:rFonts w:ascii="Georgia" w:hAnsi="Georgia"/>
                <w:sz w:val="22"/>
                <w:szCs w:val="22"/>
              </w:rPr>
            </w:pPr>
            <w:r w:rsidRPr="00047F35">
              <w:rPr>
                <w:rFonts w:ascii="Georgia" w:hAnsi="Georgia"/>
                <w:sz w:val="22"/>
                <w:szCs w:val="22"/>
              </w:rPr>
              <w:t>Features</w:t>
            </w:r>
          </w:p>
        </w:tc>
        <w:tc>
          <w:tcPr>
            <w:tcW w:w="1558" w:type="dxa"/>
          </w:tcPr>
          <w:p w14:paraId="73C917AD" w14:textId="37EBCFD2" w:rsidR="00225F41" w:rsidRPr="00047F35" w:rsidRDefault="00225F41" w:rsidP="00880E27">
            <w:pPr>
              <w:cnfStyle w:val="100000000000" w:firstRow="1" w:lastRow="0" w:firstColumn="0" w:lastColumn="0" w:oddVBand="0" w:evenVBand="0" w:oddHBand="0" w:evenHBand="0" w:firstRowFirstColumn="0" w:firstRowLastColumn="0" w:lastRowFirstColumn="0" w:lastRowLastColumn="0"/>
              <w:rPr>
                <w:rFonts w:ascii="Georgia" w:hAnsi="Georgia"/>
                <w:sz w:val="22"/>
                <w:szCs w:val="22"/>
              </w:rPr>
            </w:pPr>
            <w:r>
              <w:rPr>
                <w:rFonts w:ascii="Georgia" w:hAnsi="Georgia"/>
                <w:sz w:val="22"/>
                <w:szCs w:val="22"/>
              </w:rPr>
              <w:t>LC</w:t>
            </w:r>
            <w:r w:rsidRPr="00047F35">
              <w:rPr>
                <w:rFonts w:ascii="Georgia" w:hAnsi="Georgia"/>
                <w:sz w:val="22"/>
                <w:szCs w:val="22"/>
              </w:rPr>
              <w:t xml:space="preserve"> Train</w:t>
            </w:r>
          </w:p>
        </w:tc>
        <w:tc>
          <w:tcPr>
            <w:tcW w:w="1558" w:type="dxa"/>
          </w:tcPr>
          <w:p w14:paraId="049E4CD9" w14:textId="1131B1B5" w:rsidR="00225F41" w:rsidRPr="00047F35" w:rsidRDefault="00225F41" w:rsidP="00880E27">
            <w:pPr>
              <w:cnfStyle w:val="100000000000" w:firstRow="1" w:lastRow="0" w:firstColumn="0" w:lastColumn="0" w:oddVBand="0" w:evenVBand="0" w:oddHBand="0" w:evenHBand="0" w:firstRowFirstColumn="0" w:firstRowLastColumn="0" w:lastRowFirstColumn="0" w:lastRowLastColumn="0"/>
              <w:rPr>
                <w:rFonts w:ascii="Georgia" w:hAnsi="Georgia"/>
                <w:sz w:val="22"/>
                <w:szCs w:val="22"/>
              </w:rPr>
            </w:pPr>
            <w:r>
              <w:rPr>
                <w:rFonts w:ascii="Georgia" w:hAnsi="Georgia"/>
                <w:sz w:val="22"/>
                <w:szCs w:val="22"/>
              </w:rPr>
              <w:t>LC</w:t>
            </w:r>
            <w:r w:rsidRPr="00047F35">
              <w:rPr>
                <w:rFonts w:ascii="Georgia" w:hAnsi="Georgia"/>
                <w:sz w:val="22"/>
                <w:szCs w:val="22"/>
              </w:rPr>
              <w:t xml:space="preserve"> Val</w:t>
            </w:r>
          </w:p>
        </w:tc>
        <w:tc>
          <w:tcPr>
            <w:tcW w:w="1559" w:type="dxa"/>
          </w:tcPr>
          <w:p w14:paraId="47F6E431" w14:textId="2D1D8F73" w:rsidR="00225F41" w:rsidRPr="00047F35" w:rsidRDefault="00225F41" w:rsidP="00880E27">
            <w:pPr>
              <w:cnfStyle w:val="100000000000" w:firstRow="1" w:lastRow="0" w:firstColumn="0" w:lastColumn="0" w:oddVBand="0" w:evenVBand="0" w:oddHBand="0" w:evenHBand="0" w:firstRowFirstColumn="0" w:firstRowLastColumn="0" w:lastRowFirstColumn="0" w:lastRowLastColumn="0"/>
              <w:rPr>
                <w:rFonts w:ascii="Georgia" w:hAnsi="Georgia"/>
                <w:sz w:val="22"/>
                <w:szCs w:val="22"/>
              </w:rPr>
            </w:pPr>
            <w:r>
              <w:rPr>
                <w:rFonts w:ascii="Georgia" w:hAnsi="Georgia"/>
                <w:sz w:val="22"/>
                <w:szCs w:val="22"/>
              </w:rPr>
              <w:t>LD</w:t>
            </w:r>
            <w:r w:rsidRPr="00047F35">
              <w:rPr>
                <w:rFonts w:ascii="Georgia" w:hAnsi="Georgia"/>
                <w:sz w:val="22"/>
                <w:szCs w:val="22"/>
              </w:rPr>
              <w:t xml:space="preserve"> Train</w:t>
            </w:r>
          </w:p>
        </w:tc>
        <w:tc>
          <w:tcPr>
            <w:tcW w:w="1559" w:type="dxa"/>
          </w:tcPr>
          <w:p w14:paraId="659D10F4" w14:textId="3CF1941E" w:rsidR="00225F41" w:rsidRPr="00047F35" w:rsidRDefault="00225F41" w:rsidP="00880E27">
            <w:pPr>
              <w:cnfStyle w:val="100000000000" w:firstRow="1" w:lastRow="0" w:firstColumn="0" w:lastColumn="0" w:oddVBand="0" w:evenVBand="0" w:oddHBand="0" w:evenHBand="0" w:firstRowFirstColumn="0" w:firstRowLastColumn="0" w:lastRowFirstColumn="0" w:lastRowLastColumn="0"/>
              <w:rPr>
                <w:rFonts w:ascii="Georgia" w:hAnsi="Georgia"/>
                <w:sz w:val="22"/>
                <w:szCs w:val="22"/>
              </w:rPr>
            </w:pPr>
            <w:r>
              <w:rPr>
                <w:rFonts w:ascii="Georgia" w:hAnsi="Georgia"/>
                <w:sz w:val="22"/>
                <w:szCs w:val="22"/>
              </w:rPr>
              <w:t>LD</w:t>
            </w:r>
            <w:r w:rsidRPr="00047F35">
              <w:rPr>
                <w:rFonts w:ascii="Georgia" w:hAnsi="Georgia"/>
                <w:sz w:val="22"/>
                <w:szCs w:val="22"/>
              </w:rPr>
              <w:t xml:space="preserve"> Val</w:t>
            </w:r>
          </w:p>
        </w:tc>
      </w:tr>
      <w:tr w:rsidR="00225F41" w:rsidRPr="00047F35" w14:paraId="7C9962F7" w14:textId="77777777" w:rsidTr="00880E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002C8422" w14:textId="77777777" w:rsidR="00225F41" w:rsidRPr="00047F35" w:rsidRDefault="00225F41" w:rsidP="00880E27">
            <w:pPr>
              <w:rPr>
                <w:rFonts w:ascii="Georgia" w:hAnsi="Georgia"/>
                <w:sz w:val="22"/>
                <w:szCs w:val="22"/>
              </w:rPr>
            </w:pPr>
            <w:r w:rsidRPr="00047F35">
              <w:rPr>
                <w:rFonts w:ascii="Georgia" w:hAnsi="Georgia"/>
                <w:sz w:val="22"/>
                <w:szCs w:val="22"/>
              </w:rPr>
              <w:t>Null</w:t>
            </w:r>
          </w:p>
        </w:tc>
        <w:tc>
          <w:tcPr>
            <w:tcW w:w="1558" w:type="dxa"/>
          </w:tcPr>
          <w:p w14:paraId="46D5C66C" w14:textId="77777777" w:rsidR="00225F41" w:rsidRPr="00047F35" w:rsidRDefault="00225F41" w:rsidP="00880E27">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p>
        </w:tc>
        <w:tc>
          <w:tcPr>
            <w:tcW w:w="1558" w:type="dxa"/>
          </w:tcPr>
          <w:p w14:paraId="1229EE50" w14:textId="77777777" w:rsidR="00225F41" w:rsidRPr="00047F35" w:rsidRDefault="00225F41" w:rsidP="00880E27">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p>
        </w:tc>
        <w:tc>
          <w:tcPr>
            <w:tcW w:w="1558" w:type="dxa"/>
          </w:tcPr>
          <w:p w14:paraId="6DA82317" w14:textId="77777777" w:rsidR="00225F41" w:rsidRPr="00047F35" w:rsidRDefault="00225F41" w:rsidP="00880E27">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p>
        </w:tc>
        <w:tc>
          <w:tcPr>
            <w:tcW w:w="1559" w:type="dxa"/>
          </w:tcPr>
          <w:p w14:paraId="665713C0" w14:textId="77777777" w:rsidR="00225F41" w:rsidRPr="00047F35" w:rsidRDefault="00225F41" w:rsidP="00880E27">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047F35">
              <w:rPr>
                <w:rFonts w:ascii="Georgia" w:hAnsi="Georgia"/>
                <w:sz w:val="22"/>
                <w:szCs w:val="22"/>
              </w:rPr>
              <w:t>1.835</w:t>
            </w:r>
          </w:p>
        </w:tc>
        <w:tc>
          <w:tcPr>
            <w:tcW w:w="1559" w:type="dxa"/>
          </w:tcPr>
          <w:p w14:paraId="359DAA41" w14:textId="77777777" w:rsidR="00225F41" w:rsidRPr="00047F35" w:rsidRDefault="00225F41" w:rsidP="00880E27">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047F35">
              <w:rPr>
                <w:rFonts w:ascii="Georgia" w:hAnsi="Georgia"/>
                <w:sz w:val="22"/>
                <w:szCs w:val="22"/>
              </w:rPr>
              <w:t>1.740</w:t>
            </w:r>
          </w:p>
        </w:tc>
      </w:tr>
      <w:tr w:rsidR="00225F41" w:rsidRPr="00047F35" w14:paraId="384C5C10" w14:textId="77777777" w:rsidTr="00880E27">
        <w:tc>
          <w:tcPr>
            <w:cnfStyle w:val="001000000000" w:firstRow="0" w:lastRow="0" w:firstColumn="1" w:lastColumn="0" w:oddVBand="0" w:evenVBand="0" w:oddHBand="0" w:evenHBand="0" w:firstRowFirstColumn="0" w:firstRowLastColumn="0" w:lastRowFirstColumn="0" w:lastRowLastColumn="0"/>
            <w:tcW w:w="1558" w:type="dxa"/>
          </w:tcPr>
          <w:p w14:paraId="23769864" w14:textId="77777777" w:rsidR="00225F41" w:rsidRPr="00047F35" w:rsidRDefault="00225F41" w:rsidP="00880E27">
            <w:pPr>
              <w:rPr>
                <w:rFonts w:ascii="Georgia" w:hAnsi="Georgia"/>
                <w:sz w:val="22"/>
                <w:szCs w:val="22"/>
              </w:rPr>
            </w:pPr>
            <w:r w:rsidRPr="00047F35">
              <w:rPr>
                <w:rFonts w:ascii="Georgia" w:hAnsi="Georgia"/>
                <w:sz w:val="22"/>
                <w:szCs w:val="22"/>
              </w:rPr>
              <w:t>A</w:t>
            </w:r>
          </w:p>
        </w:tc>
        <w:tc>
          <w:tcPr>
            <w:tcW w:w="1558" w:type="dxa"/>
          </w:tcPr>
          <w:p w14:paraId="17C0F525" w14:textId="77777777" w:rsidR="00225F41" w:rsidRPr="00047F35" w:rsidRDefault="00225F41" w:rsidP="00880E27">
            <w:pPr>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proofErr w:type="spellStart"/>
            <w:r w:rsidRPr="00047F35">
              <w:rPr>
                <w:rFonts w:ascii="Georgia" w:hAnsi="Georgia"/>
                <w:sz w:val="22"/>
                <w:szCs w:val="22"/>
              </w:rPr>
              <w:t>depth_bin</w:t>
            </w:r>
            <w:proofErr w:type="spellEnd"/>
          </w:p>
        </w:tc>
        <w:tc>
          <w:tcPr>
            <w:tcW w:w="1558" w:type="dxa"/>
          </w:tcPr>
          <w:p w14:paraId="6089447C" w14:textId="77777777" w:rsidR="00225F41" w:rsidRPr="00047F35" w:rsidRDefault="00225F41" w:rsidP="00880E27">
            <w:pPr>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r w:rsidRPr="00047F35">
              <w:rPr>
                <w:rFonts w:ascii="Georgia" w:hAnsi="Georgia"/>
                <w:sz w:val="22"/>
                <w:szCs w:val="22"/>
              </w:rPr>
              <w:t>0.470</w:t>
            </w:r>
          </w:p>
        </w:tc>
        <w:tc>
          <w:tcPr>
            <w:tcW w:w="1558" w:type="dxa"/>
          </w:tcPr>
          <w:p w14:paraId="0D154428" w14:textId="77777777" w:rsidR="00225F41" w:rsidRPr="00047F35" w:rsidRDefault="00225F41" w:rsidP="00880E27">
            <w:pPr>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r w:rsidRPr="00047F35">
              <w:rPr>
                <w:rFonts w:ascii="Georgia" w:hAnsi="Georgia"/>
                <w:sz w:val="22"/>
                <w:szCs w:val="22"/>
              </w:rPr>
              <w:t>0.526</w:t>
            </w:r>
          </w:p>
        </w:tc>
        <w:tc>
          <w:tcPr>
            <w:tcW w:w="1559" w:type="dxa"/>
          </w:tcPr>
          <w:p w14:paraId="03E476B8" w14:textId="77777777" w:rsidR="00225F41" w:rsidRPr="00047F35" w:rsidRDefault="00225F41" w:rsidP="00880E27">
            <w:pPr>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r w:rsidRPr="00047F35">
              <w:rPr>
                <w:rFonts w:ascii="Georgia" w:hAnsi="Georgia"/>
                <w:sz w:val="22"/>
                <w:szCs w:val="22"/>
              </w:rPr>
              <w:t>1.412</w:t>
            </w:r>
          </w:p>
        </w:tc>
        <w:tc>
          <w:tcPr>
            <w:tcW w:w="1559" w:type="dxa"/>
          </w:tcPr>
          <w:p w14:paraId="6EAB2F8E" w14:textId="77777777" w:rsidR="00225F41" w:rsidRPr="00047F35" w:rsidRDefault="00225F41" w:rsidP="00880E27">
            <w:pPr>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r w:rsidRPr="00047F35">
              <w:rPr>
                <w:rFonts w:ascii="Georgia" w:hAnsi="Georgia"/>
                <w:sz w:val="22"/>
                <w:szCs w:val="22"/>
              </w:rPr>
              <w:t>1.457</w:t>
            </w:r>
          </w:p>
        </w:tc>
      </w:tr>
      <w:tr w:rsidR="00225F41" w:rsidRPr="00047F35" w14:paraId="4345518A" w14:textId="77777777" w:rsidTr="00880E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6474A6DB" w14:textId="77777777" w:rsidR="00225F41" w:rsidRPr="00047F35" w:rsidRDefault="00225F41" w:rsidP="00880E27">
            <w:pPr>
              <w:rPr>
                <w:rFonts w:ascii="Georgia" w:hAnsi="Georgia"/>
                <w:sz w:val="22"/>
                <w:szCs w:val="22"/>
              </w:rPr>
            </w:pPr>
            <w:r w:rsidRPr="00047F35">
              <w:rPr>
                <w:rFonts w:ascii="Georgia" w:hAnsi="Georgia"/>
                <w:sz w:val="22"/>
                <w:szCs w:val="22"/>
              </w:rPr>
              <w:t>B</w:t>
            </w:r>
          </w:p>
        </w:tc>
        <w:tc>
          <w:tcPr>
            <w:tcW w:w="1558" w:type="dxa"/>
          </w:tcPr>
          <w:p w14:paraId="6A31FF9D" w14:textId="77777777" w:rsidR="00225F41" w:rsidRPr="00047F35" w:rsidRDefault="00225F41" w:rsidP="00880E27">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047F35">
              <w:rPr>
                <w:rFonts w:ascii="Georgia" w:hAnsi="Georgia"/>
                <w:sz w:val="22"/>
                <w:szCs w:val="22"/>
              </w:rPr>
              <w:t>A + season</w:t>
            </w:r>
          </w:p>
        </w:tc>
        <w:tc>
          <w:tcPr>
            <w:tcW w:w="1558" w:type="dxa"/>
          </w:tcPr>
          <w:p w14:paraId="1B2824FF" w14:textId="77777777" w:rsidR="00225F41" w:rsidRPr="00047F35" w:rsidRDefault="00225F41" w:rsidP="00880E27">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047F35">
              <w:rPr>
                <w:rFonts w:ascii="Georgia" w:hAnsi="Georgia"/>
                <w:sz w:val="22"/>
                <w:szCs w:val="22"/>
              </w:rPr>
              <w:t>0.438</w:t>
            </w:r>
          </w:p>
        </w:tc>
        <w:tc>
          <w:tcPr>
            <w:tcW w:w="1558" w:type="dxa"/>
          </w:tcPr>
          <w:p w14:paraId="6E2000E2" w14:textId="77777777" w:rsidR="00225F41" w:rsidRPr="00047F35" w:rsidRDefault="00225F41" w:rsidP="00880E27">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047F35">
              <w:rPr>
                <w:rFonts w:ascii="Georgia" w:hAnsi="Georgia"/>
                <w:sz w:val="22"/>
                <w:szCs w:val="22"/>
              </w:rPr>
              <w:t>0.487</w:t>
            </w:r>
          </w:p>
        </w:tc>
        <w:tc>
          <w:tcPr>
            <w:tcW w:w="1559" w:type="dxa"/>
          </w:tcPr>
          <w:p w14:paraId="5CCECB6C" w14:textId="77777777" w:rsidR="00225F41" w:rsidRPr="00047F35" w:rsidRDefault="00225F41" w:rsidP="00880E27">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047F35">
              <w:rPr>
                <w:rFonts w:ascii="Georgia" w:hAnsi="Georgia"/>
                <w:sz w:val="22"/>
                <w:szCs w:val="22"/>
              </w:rPr>
              <w:t>1.330</w:t>
            </w:r>
          </w:p>
        </w:tc>
        <w:tc>
          <w:tcPr>
            <w:tcW w:w="1559" w:type="dxa"/>
          </w:tcPr>
          <w:p w14:paraId="045EC8AD" w14:textId="77777777" w:rsidR="00225F41" w:rsidRPr="00047F35" w:rsidRDefault="00225F41" w:rsidP="00880E27">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047F35">
              <w:rPr>
                <w:rFonts w:ascii="Georgia" w:hAnsi="Georgia"/>
                <w:sz w:val="22"/>
                <w:szCs w:val="22"/>
              </w:rPr>
              <w:t>1.368</w:t>
            </w:r>
          </w:p>
        </w:tc>
      </w:tr>
      <w:tr w:rsidR="00225F41" w:rsidRPr="00047F35" w14:paraId="44F8CEC2" w14:textId="77777777" w:rsidTr="00880E27">
        <w:tc>
          <w:tcPr>
            <w:cnfStyle w:val="001000000000" w:firstRow="0" w:lastRow="0" w:firstColumn="1" w:lastColumn="0" w:oddVBand="0" w:evenVBand="0" w:oddHBand="0" w:evenHBand="0" w:firstRowFirstColumn="0" w:firstRowLastColumn="0" w:lastRowFirstColumn="0" w:lastRowLastColumn="0"/>
            <w:tcW w:w="1558" w:type="dxa"/>
          </w:tcPr>
          <w:p w14:paraId="5555F9EB" w14:textId="77777777" w:rsidR="00225F41" w:rsidRPr="00047F35" w:rsidRDefault="00225F41" w:rsidP="00880E27">
            <w:pPr>
              <w:rPr>
                <w:rFonts w:ascii="Georgia" w:hAnsi="Georgia"/>
                <w:sz w:val="22"/>
                <w:szCs w:val="22"/>
              </w:rPr>
            </w:pPr>
            <w:r w:rsidRPr="00047F35">
              <w:rPr>
                <w:rFonts w:ascii="Georgia" w:hAnsi="Georgia"/>
                <w:sz w:val="22"/>
                <w:szCs w:val="22"/>
              </w:rPr>
              <w:t>C</w:t>
            </w:r>
          </w:p>
        </w:tc>
        <w:tc>
          <w:tcPr>
            <w:tcW w:w="1558" w:type="dxa"/>
          </w:tcPr>
          <w:p w14:paraId="5E617D98" w14:textId="77777777" w:rsidR="00225F41" w:rsidRPr="00047F35" w:rsidRDefault="00225F41" w:rsidP="00880E27">
            <w:pPr>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r w:rsidRPr="00047F35">
              <w:rPr>
                <w:rFonts w:ascii="Georgia" w:hAnsi="Georgia"/>
                <w:sz w:val="22"/>
                <w:szCs w:val="22"/>
              </w:rPr>
              <w:t>B + diel</w:t>
            </w:r>
          </w:p>
        </w:tc>
        <w:tc>
          <w:tcPr>
            <w:tcW w:w="1558" w:type="dxa"/>
          </w:tcPr>
          <w:p w14:paraId="5D1C0629" w14:textId="77777777" w:rsidR="00225F41" w:rsidRPr="00047F35" w:rsidRDefault="00225F41" w:rsidP="00880E27">
            <w:pPr>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r w:rsidRPr="00047F35">
              <w:rPr>
                <w:rFonts w:ascii="Georgia" w:hAnsi="Georgia"/>
                <w:sz w:val="22"/>
                <w:szCs w:val="22"/>
              </w:rPr>
              <w:t>0.429</w:t>
            </w:r>
          </w:p>
        </w:tc>
        <w:tc>
          <w:tcPr>
            <w:tcW w:w="1558" w:type="dxa"/>
          </w:tcPr>
          <w:p w14:paraId="172539D9" w14:textId="77777777" w:rsidR="00225F41" w:rsidRPr="00047F35" w:rsidRDefault="00225F41" w:rsidP="00880E27">
            <w:pPr>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r w:rsidRPr="00047F35">
              <w:rPr>
                <w:rFonts w:ascii="Georgia" w:hAnsi="Georgia"/>
                <w:sz w:val="22"/>
                <w:szCs w:val="22"/>
              </w:rPr>
              <w:t>0.480</w:t>
            </w:r>
          </w:p>
        </w:tc>
        <w:tc>
          <w:tcPr>
            <w:tcW w:w="1559" w:type="dxa"/>
          </w:tcPr>
          <w:p w14:paraId="0A290357" w14:textId="77777777" w:rsidR="00225F41" w:rsidRPr="00047F35" w:rsidRDefault="00225F41" w:rsidP="00880E27">
            <w:pPr>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r w:rsidRPr="00047F35">
              <w:rPr>
                <w:rFonts w:ascii="Georgia" w:hAnsi="Georgia"/>
                <w:sz w:val="22"/>
                <w:szCs w:val="22"/>
              </w:rPr>
              <w:t>1.313</w:t>
            </w:r>
          </w:p>
        </w:tc>
        <w:tc>
          <w:tcPr>
            <w:tcW w:w="1559" w:type="dxa"/>
          </w:tcPr>
          <w:p w14:paraId="6271DB59" w14:textId="77777777" w:rsidR="00225F41" w:rsidRPr="00047F35" w:rsidRDefault="00225F41" w:rsidP="00880E27">
            <w:pPr>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r w:rsidRPr="00047F35">
              <w:rPr>
                <w:rFonts w:ascii="Georgia" w:hAnsi="Georgia"/>
                <w:sz w:val="22"/>
                <w:szCs w:val="22"/>
              </w:rPr>
              <w:t>1.352</w:t>
            </w:r>
          </w:p>
        </w:tc>
      </w:tr>
      <w:tr w:rsidR="00225F41" w:rsidRPr="00047F35" w14:paraId="64130706" w14:textId="77777777" w:rsidTr="00880E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1820B1C2" w14:textId="77777777" w:rsidR="00225F41" w:rsidRPr="00047F35" w:rsidRDefault="00225F41" w:rsidP="00880E27">
            <w:pPr>
              <w:rPr>
                <w:rFonts w:ascii="Georgia" w:hAnsi="Georgia"/>
                <w:sz w:val="22"/>
                <w:szCs w:val="22"/>
              </w:rPr>
            </w:pPr>
            <w:r w:rsidRPr="00047F35">
              <w:rPr>
                <w:rFonts w:ascii="Georgia" w:hAnsi="Georgia"/>
                <w:sz w:val="22"/>
                <w:szCs w:val="22"/>
              </w:rPr>
              <w:t>D</w:t>
            </w:r>
          </w:p>
        </w:tc>
        <w:tc>
          <w:tcPr>
            <w:tcW w:w="1558" w:type="dxa"/>
          </w:tcPr>
          <w:p w14:paraId="39502BAE" w14:textId="77777777" w:rsidR="00225F41" w:rsidRPr="00047F35" w:rsidRDefault="00225F41" w:rsidP="00880E27">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047F35">
              <w:rPr>
                <w:rFonts w:ascii="Georgia" w:hAnsi="Georgia"/>
                <w:sz w:val="22"/>
                <w:szCs w:val="22"/>
              </w:rPr>
              <w:t xml:space="preserve">C + nitrate, salinity, </w:t>
            </w:r>
            <w:proofErr w:type="spellStart"/>
            <w:r w:rsidRPr="00047F35">
              <w:rPr>
                <w:rFonts w:ascii="Georgia" w:hAnsi="Georgia"/>
                <w:sz w:val="22"/>
                <w:szCs w:val="22"/>
              </w:rPr>
              <w:t>mlt</w:t>
            </w:r>
            <w:proofErr w:type="spellEnd"/>
          </w:p>
        </w:tc>
        <w:tc>
          <w:tcPr>
            <w:tcW w:w="1558" w:type="dxa"/>
          </w:tcPr>
          <w:p w14:paraId="53A881A2" w14:textId="77777777" w:rsidR="00225F41" w:rsidRPr="00047F35" w:rsidRDefault="00225F41" w:rsidP="00880E27">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047F35">
              <w:rPr>
                <w:rFonts w:ascii="Georgia" w:hAnsi="Georgia"/>
                <w:sz w:val="22"/>
                <w:szCs w:val="22"/>
              </w:rPr>
              <w:t>0.426</w:t>
            </w:r>
          </w:p>
        </w:tc>
        <w:tc>
          <w:tcPr>
            <w:tcW w:w="1558" w:type="dxa"/>
          </w:tcPr>
          <w:p w14:paraId="02821260" w14:textId="77777777" w:rsidR="00225F41" w:rsidRPr="00047F35" w:rsidRDefault="00225F41" w:rsidP="00880E27">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047F35">
              <w:rPr>
                <w:rFonts w:ascii="Georgia" w:hAnsi="Georgia"/>
                <w:sz w:val="22"/>
                <w:szCs w:val="22"/>
              </w:rPr>
              <w:t>0.474</w:t>
            </w:r>
          </w:p>
        </w:tc>
        <w:tc>
          <w:tcPr>
            <w:tcW w:w="1559" w:type="dxa"/>
          </w:tcPr>
          <w:p w14:paraId="53079D47" w14:textId="77777777" w:rsidR="00225F41" w:rsidRPr="00047F35" w:rsidRDefault="00225F41" w:rsidP="00880E27">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047F35">
              <w:rPr>
                <w:rFonts w:ascii="Georgia" w:hAnsi="Georgia"/>
                <w:sz w:val="22"/>
                <w:szCs w:val="22"/>
              </w:rPr>
              <w:t>1.308</w:t>
            </w:r>
          </w:p>
        </w:tc>
        <w:tc>
          <w:tcPr>
            <w:tcW w:w="1559" w:type="dxa"/>
          </w:tcPr>
          <w:p w14:paraId="662993AB" w14:textId="77777777" w:rsidR="00225F41" w:rsidRPr="00047F35" w:rsidRDefault="00225F41" w:rsidP="00880E27">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047F35">
              <w:rPr>
                <w:rFonts w:ascii="Georgia" w:hAnsi="Georgia"/>
                <w:sz w:val="22"/>
                <w:szCs w:val="22"/>
              </w:rPr>
              <w:t>1.339</w:t>
            </w:r>
          </w:p>
        </w:tc>
      </w:tr>
    </w:tbl>
    <w:p w14:paraId="49014D57" w14:textId="7A988BB5" w:rsidR="00225F41" w:rsidRDefault="00225F41" w:rsidP="00225F41">
      <w:pPr>
        <w:rPr>
          <w:rFonts w:ascii="Georgia" w:hAnsi="Georgia"/>
          <w:sz w:val="22"/>
          <w:szCs w:val="22"/>
        </w:rPr>
      </w:pPr>
      <w:r w:rsidRPr="00047F35">
        <w:rPr>
          <w:rFonts w:ascii="Georgia" w:hAnsi="Georgia"/>
          <w:b/>
          <w:bCs/>
          <w:sz w:val="22"/>
          <w:szCs w:val="22"/>
        </w:rPr>
        <w:t xml:space="preserve">Table </w:t>
      </w:r>
      <w:r w:rsidR="00E45575">
        <w:rPr>
          <w:rFonts w:ascii="Georgia" w:hAnsi="Georgia"/>
          <w:b/>
          <w:bCs/>
          <w:sz w:val="22"/>
          <w:szCs w:val="22"/>
        </w:rPr>
        <w:t>1</w:t>
      </w:r>
      <w:r w:rsidRPr="00047F35">
        <w:rPr>
          <w:rFonts w:ascii="Georgia" w:hAnsi="Georgia"/>
          <w:b/>
          <w:bCs/>
          <w:sz w:val="22"/>
          <w:szCs w:val="22"/>
        </w:rPr>
        <w:t xml:space="preserve">: </w:t>
      </w:r>
      <w:r>
        <w:rPr>
          <w:rFonts w:ascii="Georgia" w:hAnsi="Georgia"/>
          <w:b/>
          <w:bCs/>
          <w:sz w:val="22"/>
          <w:szCs w:val="22"/>
        </w:rPr>
        <w:t>Performance with Each Additional Feature.</w:t>
      </w:r>
      <w:commentRangeStart w:id="88"/>
      <w:r>
        <w:rPr>
          <w:rFonts w:ascii="Georgia" w:hAnsi="Georgia"/>
          <w:b/>
          <w:bCs/>
          <w:sz w:val="22"/>
          <w:szCs w:val="22"/>
        </w:rPr>
        <w:t xml:space="preserve"> </w:t>
      </w:r>
      <w:commentRangeEnd w:id="88"/>
      <w:r w:rsidR="00DF1820">
        <w:rPr>
          <w:rStyle w:val="CommentReference"/>
        </w:rPr>
        <w:commentReference w:id="88"/>
      </w:r>
      <w:r>
        <w:rPr>
          <w:rFonts w:ascii="Georgia" w:hAnsi="Georgia"/>
          <w:sz w:val="22"/>
          <w:szCs w:val="22"/>
        </w:rPr>
        <w:t xml:space="preserve">LC and LD indicate loss (categorical cross entropy) over the contrasts and decisions respectively. From top to bottom each model incorporates a new set of features until we arrive at </w:t>
      </w:r>
      <w:del w:id="89" w:author="Andrew Seitz" w:date="2025-05-12T15:32:00Z" w16du:dateUtc="2025-05-12T23:32:00Z">
        <w:r w:rsidDel="00DF1820">
          <w:rPr>
            <w:rFonts w:ascii="Georgia" w:hAnsi="Georgia"/>
            <w:sz w:val="22"/>
            <w:szCs w:val="22"/>
          </w:rPr>
          <w:delText xml:space="preserve">our </w:delText>
        </w:r>
      </w:del>
      <w:ins w:id="90" w:author="Andrew Seitz" w:date="2025-05-12T15:32:00Z" w16du:dateUtc="2025-05-12T23:32:00Z">
        <w:r w:rsidR="00DF1820">
          <w:rPr>
            <w:rFonts w:ascii="Georgia" w:hAnsi="Georgia"/>
            <w:sz w:val="22"/>
            <w:szCs w:val="22"/>
          </w:rPr>
          <w:t>the</w:t>
        </w:r>
        <w:r w:rsidR="00DF1820">
          <w:rPr>
            <w:rFonts w:ascii="Georgia" w:hAnsi="Georgia"/>
            <w:sz w:val="22"/>
            <w:szCs w:val="22"/>
          </w:rPr>
          <w:t xml:space="preserve"> </w:t>
        </w:r>
      </w:ins>
      <w:r>
        <w:rPr>
          <w:rFonts w:ascii="Georgia" w:hAnsi="Georgia"/>
          <w:sz w:val="22"/>
          <w:szCs w:val="22"/>
        </w:rPr>
        <w:t xml:space="preserve">selected model D. The Null model assumes each depth bin is as likely as </w:t>
      </w:r>
      <w:r w:rsidR="00A010C9">
        <w:rPr>
          <w:rFonts w:ascii="Georgia" w:hAnsi="Georgia"/>
          <w:sz w:val="22"/>
          <w:szCs w:val="22"/>
        </w:rPr>
        <w:t>all</w:t>
      </w:r>
      <w:r>
        <w:rPr>
          <w:rFonts w:ascii="Georgia" w:hAnsi="Georgia"/>
          <w:sz w:val="22"/>
          <w:szCs w:val="22"/>
        </w:rPr>
        <w:t xml:space="preserve"> the others. </w:t>
      </w:r>
    </w:p>
    <w:p w14:paraId="373800CB" w14:textId="7915F73C" w:rsidR="00E45575" w:rsidRPr="00047F35" w:rsidRDefault="00E45575" w:rsidP="00E45575">
      <w:pPr>
        <w:rPr>
          <w:rFonts w:ascii="Georgia" w:hAnsi="Georgia"/>
          <w:b/>
          <w:bCs/>
          <w:sz w:val="22"/>
          <w:szCs w:val="22"/>
        </w:rPr>
      </w:pPr>
    </w:p>
    <w:tbl>
      <w:tblPr>
        <w:tblStyle w:val="PlainTable5"/>
        <w:tblW w:w="0" w:type="auto"/>
        <w:tblLook w:val="04A0" w:firstRow="1" w:lastRow="0" w:firstColumn="1" w:lastColumn="0" w:noHBand="0" w:noVBand="1"/>
      </w:tblPr>
      <w:tblGrid>
        <w:gridCol w:w="2384"/>
        <w:gridCol w:w="2384"/>
      </w:tblGrid>
      <w:tr w:rsidR="00E45575" w:rsidRPr="00047F35" w14:paraId="75DA3BBA" w14:textId="77777777" w:rsidTr="00880E27">
        <w:trPr>
          <w:cnfStyle w:val="100000000000" w:firstRow="1" w:lastRow="0" w:firstColumn="0" w:lastColumn="0" w:oddVBand="0" w:evenVBand="0" w:oddHBand="0" w:evenHBand="0" w:firstRowFirstColumn="0" w:firstRowLastColumn="0" w:lastRowFirstColumn="0" w:lastRowLastColumn="0"/>
          <w:trHeight w:val="304"/>
        </w:trPr>
        <w:tc>
          <w:tcPr>
            <w:cnfStyle w:val="001000000100" w:firstRow="0" w:lastRow="0" w:firstColumn="1" w:lastColumn="0" w:oddVBand="0" w:evenVBand="0" w:oddHBand="0" w:evenHBand="0" w:firstRowFirstColumn="1" w:firstRowLastColumn="0" w:lastRowFirstColumn="0" w:lastRowLastColumn="0"/>
            <w:tcW w:w="2384" w:type="dxa"/>
          </w:tcPr>
          <w:p w14:paraId="7A8337DF" w14:textId="77777777" w:rsidR="00E45575" w:rsidRPr="00047F35" w:rsidRDefault="00E45575" w:rsidP="00880E27">
            <w:pPr>
              <w:rPr>
                <w:rFonts w:ascii="Georgia" w:hAnsi="Georgia"/>
                <w:sz w:val="22"/>
                <w:szCs w:val="22"/>
              </w:rPr>
            </w:pPr>
            <w:r w:rsidRPr="00047F35">
              <w:rPr>
                <w:rFonts w:ascii="Georgia" w:hAnsi="Georgia"/>
                <w:sz w:val="22"/>
                <w:szCs w:val="22"/>
              </w:rPr>
              <w:t>Depth Bin</w:t>
            </w:r>
          </w:p>
        </w:tc>
        <w:tc>
          <w:tcPr>
            <w:tcW w:w="2384" w:type="dxa"/>
          </w:tcPr>
          <w:p w14:paraId="170354D5" w14:textId="77777777" w:rsidR="00E45575" w:rsidRPr="00047F35" w:rsidRDefault="00E45575" w:rsidP="00880E27">
            <w:pPr>
              <w:cnfStyle w:val="100000000000" w:firstRow="1" w:lastRow="0" w:firstColumn="0" w:lastColumn="0" w:oddVBand="0" w:evenVBand="0" w:oddHBand="0" w:evenHBand="0" w:firstRowFirstColumn="0" w:firstRowLastColumn="0" w:lastRowFirstColumn="0" w:lastRowLastColumn="0"/>
              <w:rPr>
                <w:rFonts w:ascii="Georgia" w:hAnsi="Georgia"/>
                <w:sz w:val="22"/>
                <w:szCs w:val="22"/>
              </w:rPr>
            </w:pPr>
            <w:r w:rsidRPr="00047F35">
              <w:rPr>
                <w:rFonts w:ascii="Georgia" w:hAnsi="Georgia"/>
                <w:sz w:val="22"/>
                <w:szCs w:val="22"/>
              </w:rPr>
              <w:t>Proportion of Samples</w:t>
            </w:r>
          </w:p>
        </w:tc>
      </w:tr>
      <w:tr w:rsidR="00E45575" w:rsidRPr="00047F35" w14:paraId="54240532" w14:textId="77777777" w:rsidTr="00880E27">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2384" w:type="dxa"/>
          </w:tcPr>
          <w:p w14:paraId="5032524B" w14:textId="77777777" w:rsidR="00E45575" w:rsidRPr="00047F35" w:rsidRDefault="00E45575" w:rsidP="00880E27">
            <w:pPr>
              <w:rPr>
                <w:rFonts w:ascii="Georgia" w:hAnsi="Georgia"/>
                <w:sz w:val="22"/>
                <w:szCs w:val="22"/>
              </w:rPr>
            </w:pPr>
            <w:r w:rsidRPr="00047F35">
              <w:rPr>
                <w:rFonts w:ascii="Georgia" w:hAnsi="Georgia"/>
                <w:sz w:val="22"/>
                <w:szCs w:val="22"/>
              </w:rPr>
              <w:t>[0, 25]</w:t>
            </w:r>
          </w:p>
        </w:tc>
        <w:tc>
          <w:tcPr>
            <w:tcW w:w="2384" w:type="dxa"/>
          </w:tcPr>
          <w:p w14:paraId="358BED86" w14:textId="77777777" w:rsidR="00E45575" w:rsidRPr="00047F35" w:rsidRDefault="00E45575" w:rsidP="00880E27">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047F35">
              <w:rPr>
                <w:rFonts w:ascii="Georgia" w:hAnsi="Georgia"/>
                <w:sz w:val="22"/>
                <w:szCs w:val="22"/>
              </w:rPr>
              <w:t>46.4%</w:t>
            </w:r>
          </w:p>
        </w:tc>
      </w:tr>
      <w:tr w:rsidR="00E45575" w:rsidRPr="00047F35" w14:paraId="292292EA" w14:textId="77777777" w:rsidTr="00880E27">
        <w:trPr>
          <w:trHeight w:val="287"/>
        </w:trPr>
        <w:tc>
          <w:tcPr>
            <w:cnfStyle w:val="001000000000" w:firstRow="0" w:lastRow="0" w:firstColumn="1" w:lastColumn="0" w:oddVBand="0" w:evenVBand="0" w:oddHBand="0" w:evenHBand="0" w:firstRowFirstColumn="0" w:firstRowLastColumn="0" w:lastRowFirstColumn="0" w:lastRowLastColumn="0"/>
            <w:tcW w:w="2384" w:type="dxa"/>
          </w:tcPr>
          <w:p w14:paraId="04E82F00" w14:textId="77777777" w:rsidR="00E45575" w:rsidRPr="00047F35" w:rsidRDefault="00E45575" w:rsidP="00880E27">
            <w:pPr>
              <w:rPr>
                <w:rFonts w:ascii="Georgia" w:hAnsi="Georgia"/>
                <w:sz w:val="22"/>
                <w:szCs w:val="22"/>
              </w:rPr>
            </w:pPr>
            <w:r w:rsidRPr="00047F35">
              <w:rPr>
                <w:rFonts w:ascii="Georgia" w:hAnsi="Georgia"/>
                <w:sz w:val="22"/>
                <w:szCs w:val="22"/>
              </w:rPr>
              <w:t>(25, 50]</w:t>
            </w:r>
          </w:p>
        </w:tc>
        <w:tc>
          <w:tcPr>
            <w:tcW w:w="2384" w:type="dxa"/>
          </w:tcPr>
          <w:p w14:paraId="5A5FD2B0" w14:textId="77777777" w:rsidR="00E45575" w:rsidRPr="00047F35" w:rsidRDefault="00E45575" w:rsidP="00880E27">
            <w:pPr>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r w:rsidRPr="00047F35">
              <w:rPr>
                <w:rFonts w:ascii="Georgia" w:hAnsi="Georgia"/>
                <w:sz w:val="22"/>
                <w:szCs w:val="22"/>
              </w:rPr>
              <w:t>16.6%</w:t>
            </w:r>
          </w:p>
        </w:tc>
      </w:tr>
      <w:tr w:rsidR="00E45575" w:rsidRPr="00047F35" w14:paraId="26098F73" w14:textId="77777777" w:rsidTr="00880E27">
        <w:trPr>
          <w:cnfStyle w:val="000000100000" w:firstRow="0" w:lastRow="0" w:firstColumn="0" w:lastColumn="0" w:oddVBand="0" w:evenVBand="0" w:oddHBand="1" w:evenHBand="0"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2384" w:type="dxa"/>
          </w:tcPr>
          <w:p w14:paraId="2E6AE0D8" w14:textId="77777777" w:rsidR="00E45575" w:rsidRPr="00047F35" w:rsidRDefault="00E45575" w:rsidP="00880E27">
            <w:pPr>
              <w:rPr>
                <w:rFonts w:ascii="Georgia" w:hAnsi="Georgia"/>
                <w:sz w:val="22"/>
                <w:szCs w:val="22"/>
              </w:rPr>
            </w:pPr>
            <w:r w:rsidRPr="00047F35">
              <w:rPr>
                <w:rFonts w:ascii="Georgia" w:hAnsi="Georgia"/>
                <w:sz w:val="22"/>
                <w:szCs w:val="22"/>
              </w:rPr>
              <w:t>(50, 75]</w:t>
            </w:r>
          </w:p>
        </w:tc>
        <w:tc>
          <w:tcPr>
            <w:tcW w:w="2384" w:type="dxa"/>
          </w:tcPr>
          <w:p w14:paraId="55407D08" w14:textId="7168D1CF" w:rsidR="00E45575" w:rsidRPr="00047F35" w:rsidRDefault="00E45575" w:rsidP="00880E27">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047F35">
              <w:rPr>
                <w:rFonts w:ascii="Georgia" w:hAnsi="Georgia"/>
                <w:sz w:val="22"/>
                <w:szCs w:val="22"/>
              </w:rPr>
              <w:t>13.</w:t>
            </w:r>
            <w:r w:rsidR="00301B09">
              <w:rPr>
                <w:rFonts w:ascii="Georgia" w:hAnsi="Georgia"/>
                <w:sz w:val="22"/>
                <w:szCs w:val="22"/>
              </w:rPr>
              <w:t>0</w:t>
            </w:r>
            <w:r w:rsidRPr="00047F35">
              <w:rPr>
                <w:rFonts w:ascii="Georgia" w:hAnsi="Georgia"/>
                <w:sz w:val="22"/>
                <w:szCs w:val="22"/>
              </w:rPr>
              <w:t>%</w:t>
            </w:r>
          </w:p>
        </w:tc>
      </w:tr>
      <w:tr w:rsidR="00E45575" w:rsidRPr="00047F35" w14:paraId="640635E1" w14:textId="77777777" w:rsidTr="00880E27">
        <w:trPr>
          <w:trHeight w:val="287"/>
        </w:trPr>
        <w:tc>
          <w:tcPr>
            <w:cnfStyle w:val="001000000000" w:firstRow="0" w:lastRow="0" w:firstColumn="1" w:lastColumn="0" w:oddVBand="0" w:evenVBand="0" w:oddHBand="0" w:evenHBand="0" w:firstRowFirstColumn="0" w:firstRowLastColumn="0" w:lastRowFirstColumn="0" w:lastRowLastColumn="0"/>
            <w:tcW w:w="2384" w:type="dxa"/>
          </w:tcPr>
          <w:p w14:paraId="57D0E5B3" w14:textId="77777777" w:rsidR="00E45575" w:rsidRPr="00047F35" w:rsidRDefault="00E45575" w:rsidP="00880E27">
            <w:pPr>
              <w:rPr>
                <w:rFonts w:ascii="Georgia" w:hAnsi="Georgia"/>
                <w:sz w:val="22"/>
                <w:szCs w:val="22"/>
              </w:rPr>
            </w:pPr>
            <w:r w:rsidRPr="00047F35">
              <w:rPr>
                <w:rFonts w:ascii="Georgia" w:hAnsi="Georgia"/>
                <w:sz w:val="22"/>
                <w:szCs w:val="22"/>
              </w:rPr>
              <w:t>(75, 100]</w:t>
            </w:r>
          </w:p>
        </w:tc>
        <w:tc>
          <w:tcPr>
            <w:tcW w:w="2384" w:type="dxa"/>
          </w:tcPr>
          <w:p w14:paraId="0408E357" w14:textId="1EE305F3" w:rsidR="00E45575" w:rsidRPr="00047F35" w:rsidRDefault="00301B09" w:rsidP="00880E27">
            <w:pPr>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r>
              <w:rPr>
                <w:rFonts w:ascii="Georgia" w:hAnsi="Georgia"/>
                <w:sz w:val="22"/>
                <w:szCs w:val="22"/>
              </w:rPr>
              <w:t>9</w:t>
            </w:r>
            <w:r w:rsidR="00E45575" w:rsidRPr="00047F35">
              <w:rPr>
                <w:rFonts w:ascii="Georgia" w:hAnsi="Georgia"/>
                <w:sz w:val="22"/>
                <w:szCs w:val="22"/>
              </w:rPr>
              <w:t>.</w:t>
            </w:r>
            <w:r>
              <w:rPr>
                <w:rFonts w:ascii="Georgia" w:hAnsi="Georgia"/>
                <w:sz w:val="22"/>
                <w:szCs w:val="22"/>
              </w:rPr>
              <w:t>6</w:t>
            </w:r>
            <w:r w:rsidR="00E45575" w:rsidRPr="00047F35">
              <w:rPr>
                <w:rFonts w:ascii="Georgia" w:hAnsi="Georgia"/>
                <w:sz w:val="22"/>
                <w:szCs w:val="22"/>
              </w:rPr>
              <w:t>%</w:t>
            </w:r>
          </w:p>
        </w:tc>
      </w:tr>
      <w:tr w:rsidR="00E45575" w:rsidRPr="00047F35" w14:paraId="5B732CE0" w14:textId="77777777" w:rsidTr="00880E27">
        <w:trPr>
          <w:cnfStyle w:val="000000100000" w:firstRow="0" w:lastRow="0" w:firstColumn="0" w:lastColumn="0" w:oddVBand="0" w:evenVBand="0" w:oddHBand="1" w:evenHBand="0"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2384" w:type="dxa"/>
          </w:tcPr>
          <w:p w14:paraId="5D4DD832" w14:textId="77777777" w:rsidR="00E45575" w:rsidRPr="00047F35" w:rsidRDefault="00E45575" w:rsidP="00880E27">
            <w:pPr>
              <w:rPr>
                <w:rFonts w:ascii="Georgia" w:hAnsi="Georgia"/>
                <w:sz w:val="22"/>
                <w:szCs w:val="22"/>
              </w:rPr>
            </w:pPr>
            <w:r w:rsidRPr="00047F35">
              <w:rPr>
                <w:rFonts w:ascii="Georgia" w:hAnsi="Georgia"/>
                <w:sz w:val="22"/>
                <w:szCs w:val="22"/>
              </w:rPr>
              <w:t>(100, 150]</w:t>
            </w:r>
          </w:p>
        </w:tc>
        <w:tc>
          <w:tcPr>
            <w:tcW w:w="2384" w:type="dxa"/>
          </w:tcPr>
          <w:p w14:paraId="0E6BDFBE" w14:textId="69D9937D" w:rsidR="00E45575" w:rsidRPr="00047F35" w:rsidRDefault="00E45575" w:rsidP="00880E27">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047F35">
              <w:rPr>
                <w:rFonts w:ascii="Georgia" w:hAnsi="Georgia"/>
                <w:sz w:val="22"/>
                <w:szCs w:val="22"/>
              </w:rPr>
              <w:t>1</w:t>
            </w:r>
            <w:r w:rsidR="00301B09">
              <w:rPr>
                <w:rFonts w:ascii="Georgia" w:hAnsi="Georgia"/>
                <w:sz w:val="22"/>
                <w:szCs w:val="22"/>
              </w:rPr>
              <w:t>0</w:t>
            </w:r>
            <w:r w:rsidRPr="00047F35">
              <w:rPr>
                <w:rFonts w:ascii="Georgia" w:hAnsi="Georgia"/>
                <w:sz w:val="22"/>
                <w:szCs w:val="22"/>
              </w:rPr>
              <w:t>.</w:t>
            </w:r>
            <w:r w:rsidR="00301B09">
              <w:rPr>
                <w:rFonts w:ascii="Georgia" w:hAnsi="Georgia"/>
                <w:sz w:val="22"/>
                <w:szCs w:val="22"/>
              </w:rPr>
              <w:t>1</w:t>
            </w:r>
            <w:r w:rsidRPr="00047F35">
              <w:rPr>
                <w:rFonts w:ascii="Georgia" w:hAnsi="Georgia"/>
                <w:sz w:val="22"/>
                <w:szCs w:val="22"/>
              </w:rPr>
              <w:t>%</w:t>
            </w:r>
          </w:p>
        </w:tc>
      </w:tr>
      <w:tr w:rsidR="00E45575" w:rsidRPr="00047F35" w14:paraId="4F9A3201" w14:textId="77777777" w:rsidTr="00880E27">
        <w:trPr>
          <w:trHeight w:val="287"/>
        </w:trPr>
        <w:tc>
          <w:tcPr>
            <w:cnfStyle w:val="001000000000" w:firstRow="0" w:lastRow="0" w:firstColumn="1" w:lastColumn="0" w:oddVBand="0" w:evenVBand="0" w:oddHBand="0" w:evenHBand="0" w:firstRowFirstColumn="0" w:firstRowLastColumn="0" w:lastRowFirstColumn="0" w:lastRowLastColumn="0"/>
            <w:tcW w:w="2384" w:type="dxa"/>
          </w:tcPr>
          <w:p w14:paraId="6C8D77B2" w14:textId="77777777" w:rsidR="00E45575" w:rsidRPr="00047F35" w:rsidRDefault="00E45575" w:rsidP="00880E27">
            <w:pPr>
              <w:rPr>
                <w:rFonts w:ascii="Georgia" w:hAnsi="Georgia"/>
                <w:sz w:val="22"/>
                <w:szCs w:val="22"/>
              </w:rPr>
            </w:pPr>
            <w:r w:rsidRPr="00047F35">
              <w:rPr>
                <w:rFonts w:ascii="Georgia" w:hAnsi="Georgia"/>
                <w:sz w:val="22"/>
                <w:szCs w:val="22"/>
              </w:rPr>
              <w:t>(150, 200]</w:t>
            </w:r>
          </w:p>
        </w:tc>
        <w:tc>
          <w:tcPr>
            <w:tcW w:w="2384" w:type="dxa"/>
          </w:tcPr>
          <w:p w14:paraId="0A35DE34" w14:textId="5C274FC8" w:rsidR="00E45575" w:rsidRPr="00047F35" w:rsidRDefault="00301B09" w:rsidP="00880E27">
            <w:pPr>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r>
              <w:rPr>
                <w:rFonts w:ascii="Georgia" w:hAnsi="Georgia"/>
                <w:sz w:val="22"/>
                <w:szCs w:val="22"/>
              </w:rPr>
              <w:t>3</w:t>
            </w:r>
            <w:r w:rsidR="00E45575" w:rsidRPr="00047F35">
              <w:rPr>
                <w:rFonts w:ascii="Georgia" w:hAnsi="Georgia"/>
                <w:sz w:val="22"/>
                <w:szCs w:val="22"/>
              </w:rPr>
              <w:t>.</w:t>
            </w:r>
            <w:r>
              <w:rPr>
                <w:rFonts w:ascii="Georgia" w:hAnsi="Georgia"/>
                <w:sz w:val="22"/>
                <w:szCs w:val="22"/>
              </w:rPr>
              <w:t>1</w:t>
            </w:r>
            <w:r w:rsidR="00E45575" w:rsidRPr="00047F35">
              <w:rPr>
                <w:rFonts w:ascii="Georgia" w:hAnsi="Georgia"/>
                <w:sz w:val="22"/>
                <w:szCs w:val="22"/>
              </w:rPr>
              <w:t>%</w:t>
            </w:r>
          </w:p>
        </w:tc>
      </w:tr>
      <w:tr w:rsidR="00E45575" w:rsidRPr="00047F35" w14:paraId="0A546658" w14:textId="77777777" w:rsidTr="00880E27">
        <w:trPr>
          <w:cnfStyle w:val="000000100000" w:firstRow="0" w:lastRow="0" w:firstColumn="0" w:lastColumn="0" w:oddVBand="0" w:evenVBand="0" w:oddHBand="1" w:evenHBand="0"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2384" w:type="dxa"/>
          </w:tcPr>
          <w:p w14:paraId="697D2448" w14:textId="77777777" w:rsidR="00E45575" w:rsidRPr="00047F35" w:rsidRDefault="00E45575" w:rsidP="00880E27">
            <w:pPr>
              <w:rPr>
                <w:rFonts w:ascii="Georgia" w:hAnsi="Georgia"/>
                <w:sz w:val="22"/>
                <w:szCs w:val="22"/>
              </w:rPr>
            </w:pPr>
            <w:r w:rsidRPr="00047F35">
              <w:rPr>
                <w:rFonts w:ascii="Georgia" w:hAnsi="Georgia"/>
                <w:sz w:val="22"/>
                <w:szCs w:val="22"/>
              </w:rPr>
              <w:t>(200, 250]</w:t>
            </w:r>
          </w:p>
        </w:tc>
        <w:tc>
          <w:tcPr>
            <w:tcW w:w="2384" w:type="dxa"/>
          </w:tcPr>
          <w:p w14:paraId="00E5C8C9" w14:textId="3F354FE4" w:rsidR="00E45575" w:rsidRPr="00047F35" w:rsidRDefault="00301B09" w:rsidP="00880E27">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Pr>
                <w:rFonts w:ascii="Georgia" w:hAnsi="Georgia"/>
                <w:sz w:val="22"/>
                <w:szCs w:val="22"/>
              </w:rPr>
              <w:t>0</w:t>
            </w:r>
            <w:r w:rsidR="00E45575" w:rsidRPr="00047F35">
              <w:rPr>
                <w:rFonts w:ascii="Georgia" w:hAnsi="Georgia"/>
                <w:sz w:val="22"/>
                <w:szCs w:val="22"/>
              </w:rPr>
              <w:t>.</w:t>
            </w:r>
            <w:r>
              <w:rPr>
                <w:rFonts w:ascii="Georgia" w:hAnsi="Georgia"/>
                <w:sz w:val="22"/>
                <w:szCs w:val="22"/>
              </w:rPr>
              <w:t>6</w:t>
            </w:r>
            <w:r w:rsidR="00E45575" w:rsidRPr="00047F35">
              <w:rPr>
                <w:rFonts w:ascii="Georgia" w:hAnsi="Georgia"/>
                <w:sz w:val="22"/>
                <w:szCs w:val="22"/>
              </w:rPr>
              <w:t>%</w:t>
            </w:r>
          </w:p>
        </w:tc>
      </w:tr>
      <w:tr w:rsidR="00E45575" w:rsidRPr="00047F35" w14:paraId="7EBCCDB8" w14:textId="77777777" w:rsidTr="00880E27">
        <w:trPr>
          <w:trHeight w:val="287"/>
        </w:trPr>
        <w:tc>
          <w:tcPr>
            <w:cnfStyle w:val="001000000000" w:firstRow="0" w:lastRow="0" w:firstColumn="1" w:lastColumn="0" w:oddVBand="0" w:evenVBand="0" w:oddHBand="0" w:evenHBand="0" w:firstRowFirstColumn="0" w:firstRowLastColumn="0" w:lastRowFirstColumn="0" w:lastRowLastColumn="0"/>
            <w:tcW w:w="2384" w:type="dxa"/>
          </w:tcPr>
          <w:p w14:paraId="62E6EE99" w14:textId="77777777" w:rsidR="00E45575" w:rsidRPr="00047F35" w:rsidRDefault="00E45575" w:rsidP="00880E27">
            <w:pPr>
              <w:rPr>
                <w:rFonts w:ascii="Georgia" w:hAnsi="Georgia"/>
                <w:sz w:val="22"/>
                <w:szCs w:val="22"/>
              </w:rPr>
            </w:pPr>
            <w:r w:rsidRPr="00047F35">
              <w:rPr>
                <w:rFonts w:ascii="Georgia" w:hAnsi="Georgia"/>
                <w:sz w:val="22"/>
                <w:szCs w:val="22"/>
              </w:rPr>
              <w:t>(250, 300]</w:t>
            </w:r>
          </w:p>
        </w:tc>
        <w:tc>
          <w:tcPr>
            <w:tcW w:w="2384" w:type="dxa"/>
          </w:tcPr>
          <w:p w14:paraId="505C4480" w14:textId="6487DB34" w:rsidR="00E45575" w:rsidRPr="00047F35" w:rsidRDefault="00E45575" w:rsidP="00880E27">
            <w:pPr>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r w:rsidRPr="00047F35">
              <w:rPr>
                <w:rFonts w:ascii="Georgia" w:hAnsi="Georgia"/>
                <w:sz w:val="22"/>
                <w:szCs w:val="22"/>
              </w:rPr>
              <w:t>0.</w:t>
            </w:r>
            <w:r w:rsidR="00301B09">
              <w:rPr>
                <w:rFonts w:ascii="Georgia" w:hAnsi="Georgia"/>
                <w:sz w:val="22"/>
                <w:szCs w:val="22"/>
              </w:rPr>
              <w:t>3</w:t>
            </w:r>
            <w:r w:rsidRPr="00047F35">
              <w:rPr>
                <w:rFonts w:ascii="Georgia" w:hAnsi="Georgia"/>
                <w:sz w:val="22"/>
                <w:szCs w:val="22"/>
              </w:rPr>
              <w:t>%</w:t>
            </w:r>
          </w:p>
        </w:tc>
      </w:tr>
      <w:tr w:rsidR="00E45575" w:rsidRPr="00047F35" w14:paraId="0FDE9058" w14:textId="77777777" w:rsidTr="00880E27">
        <w:trPr>
          <w:cnfStyle w:val="000000100000" w:firstRow="0" w:lastRow="0" w:firstColumn="0" w:lastColumn="0" w:oddVBand="0" w:evenVBand="0" w:oddHBand="1" w:evenHBand="0"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2384" w:type="dxa"/>
          </w:tcPr>
          <w:p w14:paraId="2C2D0946" w14:textId="77777777" w:rsidR="00E45575" w:rsidRPr="00047F35" w:rsidRDefault="00E45575" w:rsidP="00880E27">
            <w:pPr>
              <w:rPr>
                <w:rFonts w:ascii="Georgia" w:hAnsi="Georgia"/>
                <w:sz w:val="22"/>
                <w:szCs w:val="22"/>
              </w:rPr>
            </w:pPr>
            <w:r w:rsidRPr="00047F35">
              <w:rPr>
                <w:rFonts w:ascii="Georgia" w:hAnsi="Georgia"/>
                <w:sz w:val="22"/>
                <w:szCs w:val="22"/>
              </w:rPr>
              <w:t>(300, 400]</w:t>
            </w:r>
          </w:p>
        </w:tc>
        <w:tc>
          <w:tcPr>
            <w:tcW w:w="2384" w:type="dxa"/>
          </w:tcPr>
          <w:p w14:paraId="56C99ED1" w14:textId="24880585" w:rsidR="00E45575" w:rsidRPr="00047F35" w:rsidRDefault="00E45575" w:rsidP="00880E27">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047F35">
              <w:rPr>
                <w:rFonts w:ascii="Georgia" w:hAnsi="Georgia"/>
                <w:sz w:val="22"/>
                <w:szCs w:val="22"/>
              </w:rPr>
              <w:t>0.</w:t>
            </w:r>
            <w:r w:rsidR="00301B09">
              <w:rPr>
                <w:rFonts w:ascii="Georgia" w:hAnsi="Georgia"/>
                <w:sz w:val="22"/>
                <w:szCs w:val="22"/>
              </w:rPr>
              <w:t>1</w:t>
            </w:r>
            <w:r w:rsidRPr="00047F35">
              <w:rPr>
                <w:rFonts w:ascii="Georgia" w:hAnsi="Georgia"/>
                <w:sz w:val="22"/>
                <w:szCs w:val="22"/>
              </w:rPr>
              <w:t>%</w:t>
            </w:r>
          </w:p>
        </w:tc>
      </w:tr>
      <w:tr w:rsidR="00E45575" w:rsidRPr="00047F35" w14:paraId="1D494094" w14:textId="77777777" w:rsidTr="00880E27">
        <w:trPr>
          <w:trHeight w:val="304"/>
        </w:trPr>
        <w:tc>
          <w:tcPr>
            <w:cnfStyle w:val="001000000000" w:firstRow="0" w:lastRow="0" w:firstColumn="1" w:lastColumn="0" w:oddVBand="0" w:evenVBand="0" w:oddHBand="0" w:evenHBand="0" w:firstRowFirstColumn="0" w:firstRowLastColumn="0" w:lastRowFirstColumn="0" w:lastRowLastColumn="0"/>
            <w:tcW w:w="2384" w:type="dxa"/>
          </w:tcPr>
          <w:p w14:paraId="68544054" w14:textId="77777777" w:rsidR="00E45575" w:rsidRPr="00047F35" w:rsidRDefault="00E45575" w:rsidP="00880E27">
            <w:pPr>
              <w:rPr>
                <w:rFonts w:ascii="Georgia" w:hAnsi="Georgia"/>
                <w:sz w:val="22"/>
                <w:szCs w:val="22"/>
              </w:rPr>
            </w:pPr>
            <w:r w:rsidRPr="00047F35">
              <w:rPr>
                <w:rFonts w:ascii="Georgia" w:hAnsi="Georgia"/>
                <w:sz w:val="22"/>
                <w:szCs w:val="22"/>
              </w:rPr>
              <w:t>(400, 500]</w:t>
            </w:r>
          </w:p>
        </w:tc>
        <w:tc>
          <w:tcPr>
            <w:tcW w:w="2384" w:type="dxa"/>
          </w:tcPr>
          <w:p w14:paraId="0334D7D9" w14:textId="77777777" w:rsidR="00E45575" w:rsidRPr="00047F35" w:rsidRDefault="00E45575" w:rsidP="00880E27">
            <w:pPr>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r w:rsidRPr="00047F35">
              <w:rPr>
                <w:rFonts w:ascii="Georgia" w:hAnsi="Georgia"/>
                <w:sz w:val="22"/>
                <w:szCs w:val="22"/>
              </w:rPr>
              <w:t>&lt;0.1%</w:t>
            </w:r>
          </w:p>
        </w:tc>
      </w:tr>
    </w:tbl>
    <w:p w14:paraId="1CB7C852" w14:textId="4B3D7865" w:rsidR="002334AF" w:rsidRDefault="00E45575" w:rsidP="00225F41">
      <w:pPr>
        <w:rPr>
          <w:rFonts w:ascii="Georgia" w:hAnsi="Georgia"/>
          <w:b/>
          <w:bCs/>
          <w:sz w:val="22"/>
          <w:szCs w:val="22"/>
        </w:rPr>
      </w:pPr>
      <w:r w:rsidRPr="00047F35">
        <w:rPr>
          <w:rFonts w:ascii="Georgia" w:hAnsi="Georgia"/>
          <w:b/>
          <w:bCs/>
          <w:sz w:val="22"/>
          <w:szCs w:val="22"/>
        </w:rPr>
        <w:t xml:space="preserve">Table </w:t>
      </w:r>
      <w:r w:rsidR="002334AF">
        <w:rPr>
          <w:rFonts w:ascii="Georgia" w:hAnsi="Georgia"/>
          <w:b/>
          <w:bCs/>
          <w:sz w:val="22"/>
          <w:szCs w:val="22"/>
        </w:rPr>
        <w:t>2</w:t>
      </w:r>
      <w:r w:rsidRPr="00047F35">
        <w:rPr>
          <w:rFonts w:ascii="Georgia" w:hAnsi="Georgia"/>
          <w:b/>
          <w:bCs/>
          <w:sz w:val="22"/>
          <w:szCs w:val="22"/>
        </w:rPr>
        <w:t>: Depth S</w:t>
      </w:r>
      <w:r w:rsidR="002334AF" w:rsidRPr="00047F35">
        <w:rPr>
          <w:rFonts w:ascii="Georgia" w:hAnsi="Georgia"/>
          <w:b/>
          <w:bCs/>
          <w:sz w:val="22"/>
          <w:szCs w:val="22"/>
        </w:rPr>
        <w:t>kew</w:t>
      </w:r>
      <w:commentRangeStart w:id="91"/>
      <w:r w:rsidR="002334AF">
        <w:rPr>
          <w:rFonts w:ascii="Georgia" w:hAnsi="Georgia"/>
          <w:b/>
          <w:bCs/>
          <w:sz w:val="22"/>
          <w:szCs w:val="22"/>
        </w:rPr>
        <w:t xml:space="preserve">. </w:t>
      </w:r>
      <w:r w:rsidR="002334AF">
        <w:rPr>
          <w:rFonts w:ascii="Georgia" w:hAnsi="Georgia"/>
          <w:sz w:val="22"/>
          <w:szCs w:val="22"/>
        </w:rPr>
        <w:t xml:space="preserve">Observed proportion of samples </w:t>
      </w:r>
      <w:commentRangeEnd w:id="91"/>
      <w:r w:rsidR="007D6F7E">
        <w:rPr>
          <w:rStyle w:val="CommentReference"/>
        </w:rPr>
        <w:commentReference w:id="91"/>
      </w:r>
      <w:r w:rsidR="002334AF">
        <w:rPr>
          <w:rFonts w:ascii="Georgia" w:hAnsi="Georgia"/>
          <w:sz w:val="22"/>
          <w:szCs w:val="22"/>
        </w:rPr>
        <w:t>per depth bin.</w:t>
      </w:r>
      <w:r w:rsidR="002334AF">
        <w:rPr>
          <w:rFonts w:ascii="Georgia" w:hAnsi="Georgia"/>
          <w:b/>
          <w:bCs/>
          <w:sz w:val="22"/>
          <w:szCs w:val="22"/>
        </w:rPr>
        <w:t xml:space="preserve"> </w:t>
      </w:r>
    </w:p>
    <w:p w14:paraId="6441466F" w14:textId="0EB04E48" w:rsidR="00E45575" w:rsidRDefault="002334AF" w:rsidP="00225F41">
      <w:pPr>
        <w:rPr>
          <w:rFonts w:ascii="Georgia" w:hAnsi="Georgia"/>
          <w:b/>
          <w:bCs/>
          <w:sz w:val="22"/>
          <w:szCs w:val="22"/>
        </w:rPr>
      </w:pPr>
      <w:r>
        <w:rPr>
          <w:rFonts w:ascii="Georgia" w:hAnsi="Georgia"/>
          <w:b/>
          <w:bCs/>
          <w:noProof/>
          <w:sz w:val="22"/>
          <w:szCs w:val="22"/>
        </w:rPr>
        <w:drawing>
          <wp:inline distT="0" distB="0" distL="0" distR="0" wp14:anchorId="03B0DB7A" wp14:editId="7E1C5B2A">
            <wp:extent cx="5943600" cy="1777365"/>
            <wp:effectExtent l="0" t="0" r="0" b="635"/>
            <wp:docPr id="8539568"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9568" name="Picture 1" descr="A graph of a graph&#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1777365"/>
                    </a:xfrm>
                    <a:prstGeom prst="rect">
                      <a:avLst/>
                    </a:prstGeom>
                  </pic:spPr>
                </pic:pic>
              </a:graphicData>
            </a:graphic>
          </wp:inline>
        </w:drawing>
      </w:r>
      <w:r w:rsidR="00E45575">
        <w:rPr>
          <w:rFonts w:ascii="Georgia" w:hAnsi="Georgia"/>
          <w:b/>
          <w:bCs/>
          <w:sz w:val="22"/>
          <w:szCs w:val="22"/>
        </w:rPr>
        <w:t xml:space="preserve"> </w:t>
      </w:r>
    </w:p>
    <w:p w14:paraId="61E36E8D" w14:textId="40722A3B" w:rsidR="002334AF" w:rsidRDefault="002334AF" w:rsidP="00225F41">
      <w:pPr>
        <w:rPr>
          <w:rFonts w:ascii="Georgia" w:hAnsi="Georgia"/>
          <w:b/>
          <w:bCs/>
          <w:sz w:val="22"/>
          <w:szCs w:val="22"/>
        </w:rPr>
      </w:pPr>
      <w:r>
        <w:rPr>
          <w:rFonts w:ascii="Georgia" w:hAnsi="Georgia"/>
          <w:b/>
          <w:bCs/>
          <w:noProof/>
          <w:sz w:val="22"/>
          <w:szCs w:val="22"/>
        </w:rPr>
        <w:lastRenderedPageBreak/>
        <w:drawing>
          <wp:inline distT="0" distB="0" distL="0" distR="0" wp14:anchorId="45E9C16E" wp14:editId="52861D3C">
            <wp:extent cx="5943600" cy="1774190"/>
            <wp:effectExtent l="0" t="0" r="0" b="3810"/>
            <wp:docPr id="757866490" name="Picture 2"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866490" name="Picture 2" descr="A graph of a graph&#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1774190"/>
                    </a:xfrm>
                    <a:prstGeom prst="rect">
                      <a:avLst/>
                    </a:prstGeom>
                  </pic:spPr>
                </pic:pic>
              </a:graphicData>
            </a:graphic>
          </wp:inline>
        </w:drawing>
      </w:r>
    </w:p>
    <w:p w14:paraId="18038311" w14:textId="77777777" w:rsidR="002334AF" w:rsidRPr="00047F35" w:rsidRDefault="002334AF" w:rsidP="002334AF">
      <w:pPr>
        <w:rPr>
          <w:rFonts w:ascii="Georgia" w:hAnsi="Georgia"/>
          <w:sz w:val="22"/>
          <w:szCs w:val="22"/>
        </w:rPr>
      </w:pPr>
      <w:commentRangeStart w:id="92"/>
      <w:r w:rsidRPr="00047F35">
        <w:rPr>
          <w:rFonts w:ascii="Georgia" w:hAnsi="Georgia"/>
          <w:b/>
          <w:bCs/>
          <w:sz w:val="22"/>
          <w:szCs w:val="22"/>
        </w:rPr>
        <w:t>Figure 1</w:t>
      </w:r>
      <w:commentRangeEnd w:id="92"/>
      <w:r w:rsidR="007D6F7E">
        <w:rPr>
          <w:rStyle w:val="CommentReference"/>
        </w:rPr>
        <w:commentReference w:id="92"/>
      </w:r>
      <w:r w:rsidRPr="00047F35">
        <w:rPr>
          <w:rFonts w:ascii="Georgia" w:hAnsi="Georgia"/>
          <w:b/>
          <w:bCs/>
          <w:sz w:val="22"/>
          <w:szCs w:val="22"/>
        </w:rPr>
        <w:t xml:space="preserve">: </w:t>
      </w:r>
      <w:r w:rsidRPr="00047F35">
        <w:rPr>
          <w:rFonts w:ascii="Georgia" w:hAnsi="Georgia"/>
          <w:sz w:val="22"/>
          <w:szCs w:val="22"/>
        </w:rPr>
        <w:t xml:space="preserve">Actual and predicted proportion of fish in each depth bin by month over the validation dataset using </w:t>
      </w:r>
      <w:r>
        <w:rPr>
          <w:rFonts w:ascii="Georgia" w:hAnsi="Georgia"/>
          <w:sz w:val="22"/>
          <w:szCs w:val="22"/>
        </w:rPr>
        <w:t>our selected model.</w:t>
      </w:r>
    </w:p>
    <w:p w14:paraId="5BE6B124" w14:textId="047D2D49" w:rsidR="00225F41" w:rsidRDefault="002334AF">
      <w:pPr>
        <w:rPr>
          <w:rFonts w:ascii="Georgia" w:hAnsi="Georgia"/>
          <w:sz w:val="22"/>
          <w:szCs w:val="22"/>
        </w:rPr>
      </w:pPr>
      <w:r>
        <w:rPr>
          <w:rFonts w:ascii="Georgia" w:hAnsi="Georgia"/>
          <w:noProof/>
          <w:sz w:val="22"/>
          <w:szCs w:val="22"/>
        </w:rPr>
        <w:drawing>
          <wp:inline distT="0" distB="0" distL="0" distR="0" wp14:anchorId="54A4BDC2" wp14:editId="05DA3685">
            <wp:extent cx="5943600" cy="5368925"/>
            <wp:effectExtent l="0" t="0" r="0" b="3175"/>
            <wp:docPr id="1422624854" name="Picture 3"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624854" name="Picture 3" descr="A graph of different colored line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943600" cy="5368925"/>
                    </a:xfrm>
                    <a:prstGeom prst="rect">
                      <a:avLst/>
                    </a:prstGeom>
                  </pic:spPr>
                </pic:pic>
              </a:graphicData>
            </a:graphic>
          </wp:inline>
        </w:drawing>
      </w:r>
    </w:p>
    <w:p w14:paraId="1F45E61F" w14:textId="53AB6462" w:rsidR="002334AF" w:rsidRPr="00047F35" w:rsidRDefault="002334AF" w:rsidP="002334AF">
      <w:pPr>
        <w:rPr>
          <w:rFonts w:ascii="Georgia" w:hAnsi="Georgia"/>
          <w:sz w:val="22"/>
          <w:szCs w:val="22"/>
        </w:rPr>
      </w:pPr>
      <w:r w:rsidRPr="00047F35">
        <w:rPr>
          <w:rFonts w:ascii="Georgia" w:hAnsi="Georgia"/>
          <w:b/>
          <w:bCs/>
          <w:sz w:val="22"/>
          <w:szCs w:val="22"/>
        </w:rPr>
        <w:t xml:space="preserve">Figure 2: Diel </w:t>
      </w:r>
      <w:commentRangeStart w:id="93"/>
      <w:r w:rsidRPr="00047F35">
        <w:rPr>
          <w:rFonts w:ascii="Georgia" w:hAnsi="Georgia"/>
          <w:b/>
          <w:bCs/>
          <w:sz w:val="22"/>
          <w:szCs w:val="22"/>
        </w:rPr>
        <w:t>Variation</w:t>
      </w:r>
      <w:commentRangeEnd w:id="93"/>
      <w:r w:rsidR="007D6F7E">
        <w:rPr>
          <w:rStyle w:val="CommentReference"/>
        </w:rPr>
        <w:commentReference w:id="93"/>
      </w:r>
      <w:r w:rsidRPr="00047F35">
        <w:rPr>
          <w:rFonts w:ascii="Georgia" w:hAnsi="Georgia"/>
          <w:b/>
          <w:bCs/>
          <w:sz w:val="22"/>
          <w:szCs w:val="22"/>
        </w:rPr>
        <w:t xml:space="preserve"> </w:t>
      </w:r>
      <w:r w:rsidRPr="00047F35">
        <w:rPr>
          <w:rFonts w:ascii="Georgia" w:hAnsi="Georgia"/>
          <w:sz w:val="22"/>
          <w:szCs w:val="22"/>
        </w:rPr>
        <w:t>x-axis is the passage of the day in radians (starting at night (negative radians), sunrise at 0 radians, and then moving through the day (positive radians). y-</w:t>
      </w:r>
      <w:r w:rsidRPr="00047F35">
        <w:rPr>
          <w:rFonts w:ascii="Georgia" w:hAnsi="Georgia"/>
          <w:sz w:val="22"/>
          <w:szCs w:val="22"/>
        </w:rPr>
        <w:lastRenderedPageBreak/>
        <w:t>axis is the actual and then expected probability of occupancy in the depth bin</w:t>
      </w:r>
      <w:r>
        <w:rPr>
          <w:rFonts w:ascii="Georgia" w:hAnsi="Georgia"/>
          <w:sz w:val="22"/>
          <w:szCs w:val="22"/>
        </w:rPr>
        <w:t>s &gt;=25</w:t>
      </w:r>
      <w:ins w:id="94" w:author="Andrew Seitz" w:date="2025-05-12T15:37:00Z" w16du:dateUtc="2025-05-12T23:37:00Z">
        <w:r w:rsidR="007D6F7E">
          <w:rPr>
            <w:rFonts w:ascii="Georgia" w:hAnsi="Georgia"/>
            <w:sz w:val="22"/>
            <w:szCs w:val="22"/>
          </w:rPr>
          <w:t xml:space="preserve"> </w:t>
        </w:r>
      </w:ins>
      <w:r>
        <w:rPr>
          <w:rFonts w:ascii="Georgia" w:hAnsi="Georgia"/>
          <w:sz w:val="22"/>
          <w:szCs w:val="22"/>
        </w:rPr>
        <w:t>m</w:t>
      </w:r>
      <w:r w:rsidRPr="00047F35">
        <w:rPr>
          <w:rFonts w:ascii="Georgia" w:hAnsi="Georgia"/>
          <w:sz w:val="22"/>
          <w:szCs w:val="22"/>
        </w:rPr>
        <w:t xml:space="preserve">. Note the variation between the training set and the validation set in the actual proportions. </w:t>
      </w:r>
    </w:p>
    <w:p w14:paraId="78B051FA" w14:textId="70BF66B1" w:rsidR="002334AF" w:rsidRDefault="002E2F0C">
      <w:pPr>
        <w:rPr>
          <w:rFonts w:ascii="Georgia" w:hAnsi="Georgia"/>
          <w:sz w:val="22"/>
          <w:szCs w:val="22"/>
        </w:rPr>
      </w:pPr>
      <w:r>
        <w:rPr>
          <w:rFonts w:ascii="Georgia" w:hAnsi="Georgia"/>
          <w:noProof/>
          <w:sz w:val="22"/>
          <w:szCs w:val="22"/>
        </w:rPr>
        <w:drawing>
          <wp:inline distT="0" distB="0" distL="0" distR="0" wp14:anchorId="79D37D46" wp14:editId="16114F02">
            <wp:extent cx="5943600" cy="5344795"/>
            <wp:effectExtent l="0" t="0" r="0" b="1905"/>
            <wp:docPr id="386595360" name="Picture 4"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595360" name="Picture 4" descr="A screenshot of a graph&#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43600" cy="5344795"/>
                    </a:xfrm>
                    <a:prstGeom prst="rect">
                      <a:avLst/>
                    </a:prstGeom>
                  </pic:spPr>
                </pic:pic>
              </a:graphicData>
            </a:graphic>
          </wp:inline>
        </w:drawing>
      </w:r>
    </w:p>
    <w:p w14:paraId="44146700" w14:textId="0810EEBF" w:rsidR="002E2F0C" w:rsidRDefault="002E2F0C">
      <w:pPr>
        <w:rPr>
          <w:rFonts w:ascii="Georgia" w:hAnsi="Georgia"/>
          <w:sz w:val="22"/>
          <w:szCs w:val="22"/>
        </w:rPr>
      </w:pPr>
      <w:commentRangeStart w:id="95"/>
      <w:r>
        <w:rPr>
          <w:rFonts w:ascii="Georgia" w:hAnsi="Georgia"/>
          <w:b/>
          <w:bCs/>
          <w:sz w:val="22"/>
          <w:szCs w:val="22"/>
        </w:rPr>
        <w:t>Figure 3:</w:t>
      </w:r>
      <w:commentRangeEnd w:id="95"/>
      <w:r w:rsidR="007D6F7E">
        <w:rPr>
          <w:rStyle w:val="CommentReference"/>
        </w:rPr>
        <w:commentReference w:id="95"/>
      </w:r>
      <w:r>
        <w:rPr>
          <w:rFonts w:ascii="Georgia" w:hAnsi="Georgia"/>
          <w:sz w:val="22"/>
          <w:szCs w:val="22"/>
        </w:rPr>
        <w:t xml:space="preserve"> </w:t>
      </w:r>
      <w:r>
        <w:rPr>
          <w:rFonts w:ascii="Georgia" w:hAnsi="Georgia"/>
          <w:b/>
          <w:bCs/>
          <w:sz w:val="22"/>
          <w:szCs w:val="22"/>
        </w:rPr>
        <w:t xml:space="preserve">Proportions by Nitrate Bin </w:t>
      </w:r>
      <w:r>
        <w:rPr>
          <w:rFonts w:ascii="Georgia" w:hAnsi="Georgia"/>
          <w:sz w:val="22"/>
          <w:szCs w:val="22"/>
        </w:rPr>
        <w:t xml:space="preserve">Observed vs predicted proportions of fish below 25m as a function of nitrate concentrations. </w:t>
      </w:r>
    </w:p>
    <w:p w14:paraId="6B1EC7E2" w14:textId="70F6B897" w:rsidR="002E2F0C" w:rsidRDefault="002E2F0C">
      <w:pPr>
        <w:rPr>
          <w:rFonts w:ascii="Georgia" w:hAnsi="Georgia"/>
          <w:sz w:val="22"/>
          <w:szCs w:val="22"/>
        </w:rPr>
      </w:pPr>
      <w:r>
        <w:rPr>
          <w:rFonts w:ascii="Georgia" w:hAnsi="Georgia"/>
          <w:noProof/>
          <w:sz w:val="22"/>
          <w:szCs w:val="22"/>
        </w:rPr>
        <w:lastRenderedPageBreak/>
        <w:drawing>
          <wp:inline distT="0" distB="0" distL="0" distR="0" wp14:anchorId="17BF87B8" wp14:editId="571F907C">
            <wp:extent cx="5943600" cy="5357495"/>
            <wp:effectExtent l="0" t="0" r="0" b="1905"/>
            <wp:docPr id="2028800226" name="Picture 5"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800226" name="Picture 5" descr="A screenshot of a graph&#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943600" cy="5357495"/>
                    </a:xfrm>
                    <a:prstGeom prst="rect">
                      <a:avLst/>
                    </a:prstGeom>
                  </pic:spPr>
                </pic:pic>
              </a:graphicData>
            </a:graphic>
          </wp:inline>
        </w:drawing>
      </w:r>
    </w:p>
    <w:p w14:paraId="5C240F70" w14:textId="6C154BFC" w:rsidR="002E2F0C" w:rsidRDefault="002E2F0C" w:rsidP="002E2F0C">
      <w:pPr>
        <w:rPr>
          <w:rFonts w:ascii="Georgia" w:hAnsi="Georgia"/>
          <w:sz w:val="22"/>
          <w:szCs w:val="22"/>
        </w:rPr>
      </w:pPr>
      <w:r>
        <w:rPr>
          <w:rFonts w:ascii="Georgia" w:hAnsi="Georgia"/>
          <w:b/>
          <w:bCs/>
          <w:sz w:val="22"/>
          <w:szCs w:val="22"/>
        </w:rPr>
        <w:t>F</w:t>
      </w:r>
      <w:commentRangeStart w:id="96"/>
      <w:r>
        <w:rPr>
          <w:rFonts w:ascii="Georgia" w:hAnsi="Georgia"/>
          <w:b/>
          <w:bCs/>
          <w:sz w:val="22"/>
          <w:szCs w:val="22"/>
        </w:rPr>
        <w:t xml:space="preserve">igure </w:t>
      </w:r>
      <w:commentRangeEnd w:id="96"/>
      <w:r w:rsidR="007D6F7E">
        <w:rPr>
          <w:rStyle w:val="CommentReference"/>
        </w:rPr>
        <w:commentReference w:id="96"/>
      </w:r>
      <w:r>
        <w:rPr>
          <w:rFonts w:ascii="Georgia" w:hAnsi="Georgia"/>
          <w:b/>
          <w:bCs/>
          <w:sz w:val="22"/>
          <w:szCs w:val="22"/>
        </w:rPr>
        <w:t>4:</w:t>
      </w:r>
      <w:r>
        <w:rPr>
          <w:rFonts w:ascii="Georgia" w:hAnsi="Georgia"/>
          <w:sz w:val="22"/>
          <w:szCs w:val="22"/>
        </w:rPr>
        <w:t xml:space="preserve"> </w:t>
      </w:r>
      <w:r>
        <w:rPr>
          <w:rFonts w:ascii="Georgia" w:hAnsi="Georgia"/>
          <w:b/>
          <w:bCs/>
          <w:sz w:val="22"/>
          <w:szCs w:val="22"/>
        </w:rPr>
        <w:t xml:space="preserve">Proportions by Salinity Bin </w:t>
      </w:r>
      <w:r>
        <w:rPr>
          <w:rFonts w:ascii="Georgia" w:hAnsi="Georgia"/>
          <w:sz w:val="22"/>
          <w:szCs w:val="22"/>
        </w:rPr>
        <w:t>Observed vs predicted proportions of fish below 25m as a function of salinity.</w:t>
      </w:r>
    </w:p>
    <w:p w14:paraId="45B56D04" w14:textId="0D08F73E" w:rsidR="002E2F0C" w:rsidRDefault="00DE4227">
      <w:pPr>
        <w:rPr>
          <w:rFonts w:ascii="Georgia" w:hAnsi="Georgia"/>
          <w:sz w:val="22"/>
          <w:szCs w:val="22"/>
        </w:rPr>
      </w:pPr>
      <w:r>
        <w:rPr>
          <w:rFonts w:ascii="Georgia" w:hAnsi="Georgia"/>
          <w:noProof/>
          <w:sz w:val="22"/>
          <w:szCs w:val="22"/>
        </w:rPr>
        <w:lastRenderedPageBreak/>
        <w:drawing>
          <wp:inline distT="0" distB="0" distL="0" distR="0" wp14:anchorId="2C01C91C" wp14:editId="6AB26AE3">
            <wp:extent cx="5943600" cy="5340350"/>
            <wp:effectExtent l="0" t="0" r="0" b="6350"/>
            <wp:docPr id="1060474289" name="Picture 6"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474289" name="Picture 6" descr="A screenshot of a graph&#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943600" cy="5340350"/>
                    </a:xfrm>
                    <a:prstGeom prst="rect">
                      <a:avLst/>
                    </a:prstGeom>
                  </pic:spPr>
                </pic:pic>
              </a:graphicData>
            </a:graphic>
          </wp:inline>
        </w:drawing>
      </w:r>
    </w:p>
    <w:p w14:paraId="04B2B419" w14:textId="145C8373" w:rsidR="00DE4227" w:rsidRDefault="00DE4227" w:rsidP="00DE4227">
      <w:pPr>
        <w:rPr>
          <w:rFonts w:ascii="Georgia" w:hAnsi="Georgia"/>
          <w:sz w:val="22"/>
          <w:szCs w:val="22"/>
        </w:rPr>
      </w:pPr>
      <w:commentRangeStart w:id="97"/>
      <w:r>
        <w:rPr>
          <w:rFonts w:ascii="Georgia" w:hAnsi="Georgia"/>
          <w:b/>
          <w:bCs/>
          <w:sz w:val="22"/>
          <w:szCs w:val="22"/>
        </w:rPr>
        <w:t>Figure 5</w:t>
      </w:r>
      <w:commentRangeEnd w:id="97"/>
      <w:r w:rsidR="007D6F7E">
        <w:rPr>
          <w:rStyle w:val="CommentReference"/>
        </w:rPr>
        <w:commentReference w:id="97"/>
      </w:r>
      <w:r>
        <w:rPr>
          <w:rFonts w:ascii="Georgia" w:hAnsi="Georgia"/>
          <w:b/>
          <w:bCs/>
          <w:sz w:val="22"/>
          <w:szCs w:val="22"/>
        </w:rPr>
        <w:t>:</w:t>
      </w:r>
      <w:r>
        <w:rPr>
          <w:rFonts w:ascii="Georgia" w:hAnsi="Georgia"/>
          <w:sz w:val="22"/>
          <w:szCs w:val="22"/>
        </w:rPr>
        <w:t xml:space="preserve"> </w:t>
      </w:r>
      <w:r>
        <w:rPr>
          <w:rFonts w:ascii="Georgia" w:hAnsi="Georgia"/>
          <w:b/>
          <w:bCs/>
          <w:sz w:val="22"/>
          <w:szCs w:val="22"/>
        </w:rPr>
        <w:t xml:space="preserve">Proportions by Mixed Layer Thickness Bin </w:t>
      </w:r>
      <w:r>
        <w:rPr>
          <w:rFonts w:ascii="Georgia" w:hAnsi="Georgia"/>
          <w:sz w:val="22"/>
          <w:szCs w:val="22"/>
        </w:rPr>
        <w:t xml:space="preserve">Observed vs predicted proportions of fish below 25m as a function of mixed layer thickness. </w:t>
      </w:r>
    </w:p>
    <w:p w14:paraId="448385D9" w14:textId="7C851C7B" w:rsidR="00DE4227" w:rsidRDefault="00BC4D7C">
      <w:pPr>
        <w:rPr>
          <w:rFonts w:ascii="Georgia" w:hAnsi="Georgia"/>
          <w:sz w:val="22"/>
          <w:szCs w:val="22"/>
        </w:rPr>
      </w:pPr>
      <w:r>
        <w:rPr>
          <w:rFonts w:ascii="Georgia" w:hAnsi="Georgia"/>
          <w:noProof/>
          <w:sz w:val="22"/>
          <w:szCs w:val="22"/>
        </w:rPr>
        <w:drawing>
          <wp:inline distT="0" distB="0" distL="0" distR="0" wp14:anchorId="1D9D1631" wp14:editId="1849A2D7">
            <wp:extent cx="2827138" cy="1691148"/>
            <wp:effectExtent l="0" t="0" r="5080" b="0"/>
            <wp:docPr id="1661475825" name="Picture 7"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475825" name="Picture 7" descr="A map of the united state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89034" cy="1728173"/>
                    </a:xfrm>
                    <a:prstGeom prst="rect">
                      <a:avLst/>
                    </a:prstGeom>
                  </pic:spPr>
                </pic:pic>
              </a:graphicData>
            </a:graphic>
          </wp:inline>
        </w:drawing>
      </w:r>
      <w:r>
        <w:rPr>
          <w:rFonts w:ascii="Georgia" w:hAnsi="Georgia"/>
          <w:noProof/>
          <w:sz w:val="22"/>
          <w:szCs w:val="22"/>
        </w:rPr>
        <w:drawing>
          <wp:inline distT="0" distB="0" distL="0" distR="0" wp14:anchorId="19A2A54E" wp14:editId="7DB15CFF">
            <wp:extent cx="2808309" cy="1671484"/>
            <wp:effectExtent l="0" t="0" r="0" b="5080"/>
            <wp:docPr id="719426034" name="Picture 8"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426034" name="Picture 8" descr="A map of the united states&#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67844" cy="1706919"/>
                    </a:xfrm>
                    <a:prstGeom prst="rect">
                      <a:avLst/>
                    </a:prstGeom>
                  </pic:spPr>
                </pic:pic>
              </a:graphicData>
            </a:graphic>
          </wp:inline>
        </w:drawing>
      </w:r>
    </w:p>
    <w:p w14:paraId="6ABE8F6F" w14:textId="6B61E963" w:rsidR="00BC4D7C" w:rsidRDefault="00BC4D7C" w:rsidP="00BC4D7C">
      <w:pPr>
        <w:rPr>
          <w:rFonts w:ascii="Georgia" w:hAnsi="Georgia"/>
          <w:sz w:val="22"/>
          <w:szCs w:val="22"/>
        </w:rPr>
      </w:pPr>
      <w:r>
        <w:rPr>
          <w:rFonts w:ascii="Georgia" w:hAnsi="Georgia"/>
          <w:b/>
          <w:bCs/>
          <w:sz w:val="22"/>
          <w:szCs w:val="22"/>
        </w:rPr>
        <w:t>Figure 6:</w:t>
      </w:r>
      <w:r>
        <w:rPr>
          <w:rFonts w:ascii="Georgia" w:hAnsi="Georgia"/>
          <w:sz w:val="22"/>
          <w:szCs w:val="22"/>
        </w:rPr>
        <w:t xml:space="preserve"> </w:t>
      </w:r>
      <w:commentRangeStart w:id="98"/>
      <w:r>
        <w:rPr>
          <w:rFonts w:ascii="Georgia" w:hAnsi="Georgia"/>
          <w:b/>
          <w:bCs/>
          <w:sz w:val="22"/>
          <w:szCs w:val="22"/>
        </w:rPr>
        <w:t xml:space="preserve">Spatial Distribution of Minimum Risk </w:t>
      </w:r>
      <w:commentRangeEnd w:id="98"/>
      <w:r w:rsidR="007D6F7E">
        <w:rPr>
          <w:rStyle w:val="CommentReference"/>
        </w:rPr>
        <w:commentReference w:id="98"/>
      </w:r>
      <w:r>
        <w:rPr>
          <w:rFonts w:ascii="Georgia" w:hAnsi="Georgia"/>
          <w:sz w:val="22"/>
          <w:szCs w:val="22"/>
        </w:rPr>
        <w:t xml:space="preserve">Minimum predicted </w:t>
      </w:r>
      <w:r w:rsidR="00A010C9">
        <w:rPr>
          <w:rFonts w:ascii="Georgia" w:hAnsi="Georgia"/>
          <w:sz w:val="22"/>
          <w:szCs w:val="22"/>
        </w:rPr>
        <w:t>likelihood</w:t>
      </w:r>
      <w:r>
        <w:rPr>
          <w:rFonts w:ascii="Georgia" w:hAnsi="Georgia"/>
          <w:sz w:val="22"/>
          <w:szCs w:val="22"/>
        </w:rPr>
        <w:t xml:space="preserve"> in the lowest depth bin available to each H3 cell in February and August. </w:t>
      </w:r>
    </w:p>
    <w:p w14:paraId="47D8FF14" w14:textId="4A1B15FC" w:rsidR="00BC4D7C" w:rsidRDefault="00A338E2">
      <w:pPr>
        <w:rPr>
          <w:rFonts w:ascii="Georgia" w:hAnsi="Georgia"/>
          <w:sz w:val="22"/>
          <w:szCs w:val="22"/>
        </w:rPr>
      </w:pPr>
      <w:r>
        <w:rPr>
          <w:rFonts w:ascii="Georgia" w:hAnsi="Georgia"/>
          <w:noProof/>
          <w:sz w:val="22"/>
          <w:szCs w:val="22"/>
        </w:rPr>
        <w:lastRenderedPageBreak/>
        <w:drawing>
          <wp:inline distT="0" distB="0" distL="0" distR="0" wp14:anchorId="0C273373" wp14:editId="32E69245">
            <wp:extent cx="5943600" cy="1772920"/>
            <wp:effectExtent l="0" t="0" r="0" b="5080"/>
            <wp:docPr id="107321215" name="Picture 9" descr="A green and whit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21215" name="Picture 9" descr="A green and white graph&#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1772920"/>
                    </a:xfrm>
                    <a:prstGeom prst="rect">
                      <a:avLst/>
                    </a:prstGeom>
                  </pic:spPr>
                </pic:pic>
              </a:graphicData>
            </a:graphic>
          </wp:inline>
        </w:drawing>
      </w:r>
    </w:p>
    <w:p w14:paraId="630B2C12" w14:textId="53CA169F" w:rsidR="00A338E2" w:rsidRPr="00A010C9" w:rsidRDefault="00A338E2">
      <w:pPr>
        <w:rPr>
          <w:rFonts w:ascii="Georgia" w:hAnsi="Georgia"/>
          <w:sz w:val="22"/>
          <w:szCs w:val="22"/>
        </w:rPr>
      </w:pPr>
      <w:commentRangeStart w:id="99"/>
      <w:r>
        <w:rPr>
          <w:rFonts w:ascii="Georgia" w:hAnsi="Georgia"/>
          <w:b/>
          <w:bCs/>
          <w:sz w:val="22"/>
          <w:szCs w:val="22"/>
        </w:rPr>
        <w:t>Figure 7</w:t>
      </w:r>
      <w:commentRangeEnd w:id="99"/>
      <w:r w:rsidR="007D6F7E">
        <w:rPr>
          <w:rStyle w:val="CommentReference"/>
        </w:rPr>
        <w:commentReference w:id="99"/>
      </w:r>
      <w:r>
        <w:rPr>
          <w:rFonts w:ascii="Georgia" w:hAnsi="Georgia"/>
          <w:b/>
          <w:bCs/>
          <w:sz w:val="22"/>
          <w:szCs w:val="22"/>
        </w:rPr>
        <w:t xml:space="preserve">: Full Year of Likelihoods </w:t>
      </w:r>
      <w:r w:rsidR="00A010C9">
        <w:rPr>
          <w:rFonts w:ascii="Georgia" w:hAnsi="Georgia"/>
          <w:sz w:val="22"/>
          <w:szCs w:val="22"/>
        </w:rPr>
        <w:t xml:space="preserve">Predicted likelihood per depth bin across all hours in 2022 for an H3 cell near Chignik. </w:t>
      </w:r>
    </w:p>
    <w:p w14:paraId="32F839C1" w14:textId="6F1CF245" w:rsidR="00A338E2" w:rsidRDefault="00787E3B">
      <w:pPr>
        <w:rPr>
          <w:rFonts w:ascii="Georgia" w:hAnsi="Georgia"/>
          <w:sz w:val="22"/>
          <w:szCs w:val="22"/>
        </w:rPr>
      </w:pPr>
      <w:r>
        <w:rPr>
          <w:rFonts w:ascii="Georgia" w:hAnsi="Georgia"/>
          <w:noProof/>
          <w:sz w:val="22"/>
          <w:szCs w:val="22"/>
        </w:rPr>
        <w:drawing>
          <wp:inline distT="0" distB="0" distL="0" distR="0" wp14:anchorId="31B4D976" wp14:editId="7023A44A">
            <wp:extent cx="2651542" cy="1582993"/>
            <wp:effectExtent l="0" t="0" r="3175" b="5080"/>
            <wp:docPr id="1376263281" name="Picture 10" descr="A map of the world with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263281" name="Picture 10" descr="A map of the world with dots&#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675919" cy="1597546"/>
                    </a:xfrm>
                    <a:prstGeom prst="rect">
                      <a:avLst/>
                    </a:prstGeom>
                  </pic:spPr>
                </pic:pic>
              </a:graphicData>
            </a:graphic>
          </wp:inline>
        </w:drawing>
      </w:r>
      <w:r>
        <w:rPr>
          <w:rFonts w:ascii="Georgia" w:hAnsi="Georgia"/>
          <w:noProof/>
          <w:sz w:val="22"/>
          <w:szCs w:val="22"/>
        </w:rPr>
        <w:drawing>
          <wp:inline distT="0" distB="0" distL="0" distR="0" wp14:anchorId="44872A1E" wp14:editId="61074D0C">
            <wp:extent cx="2556387" cy="1534925"/>
            <wp:effectExtent l="0" t="0" r="0" b="1905"/>
            <wp:docPr id="260173429" name="Picture 11"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173429" name="Picture 11" descr="A map of the united states&#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603085" cy="1562964"/>
                    </a:xfrm>
                    <a:prstGeom prst="rect">
                      <a:avLst/>
                    </a:prstGeom>
                  </pic:spPr>
                </pic:pic>
              </a:graphicData>
            </a:graphic>
          </wp:inline>
        </w:drawing>
      </w:r>
    </w:p>
    <w:p w14:paraId="269C1FB8" w14:textId="56F87F50" w:rsidR="00787E3B" w:rsidRDefault="00787E3B">
      <w:pPr>
        <w:rPr>
          <w:rFonts w:ascii="Georgia" w:hAnsi="Georgia"/>
          <w:sz w:val="22"/>
          <w:szCs w:val="22"/>
        </w:rPr>
      </w:pPr>
      <w:r>
        <w:rPr>
          <w:rFonts w:ascii="Georgia" w:hAnsi="Georgia"/>
          <w:b/>
          <w:bCs/>
          <w:sz w:val="22"/>
          <w:szCs w:val="22"/>
        </w:rPr>
        <w:t xml:space="preserve">Figure 8: Time of Day Minimization </w:t>
      </w:r>
      <w:commentRangeStart w:id="100"/>
      <w:r>
        <w:rPr>
          <w:rFonts w:ascii="Georgia" w:hAnsi="Georgia"/>
          <w:sz w:val="22"/>
          <w:szCs w:val="22"/>
        </w:rPr>
        <w:t xml:space="preserve">plotted is the portion of the day where risk is minimized for February 15 and August 15. Negative values (blue) indicate nighttime whereas positive values (red) indicate day. </w:t>
      </w:r>
      <w:commentRangeEnd w:id="100"/>
      <w:r w:rsidR="005751B9">
        <w:rPr>
          <w:rStyle w:val="CommentReference"/>
        </w:rPr>
        <w:commentReference w:id="100"/>
      </w:r>
    </w:p>
    <w:p w14:paraId="14FF9557" w14:textId="2DD8DD4E" w:rsidR="00435648" w:rsidRDefault="00435648">
      <w:pPr>
        <w:rPr>
          <w:rFonts w:ascii="Georgia" w:hAnsi="Georgia"/>
          <w:sz w:val="22"/>
          <w:szCs w:val="22"/>
        </w:rPr>
      </w:pPr>
      <w:r>
        <w:rPr>
          <w:rFonts w:ascii="Georgia" w:hAnsi="Georgia"/>
          <w:noProof/>
          <w:sz w:val="22"/>
          <w:szCs w:val="22"/>
        </w:rPr>
        <w:drawing>
          <wp:inline distT="0" distB="0" distL="0" distR="0" wp14:anchorId="73AEBDAB" wp14:editId="7B136A6B">
            <wp:extent cx="5943600" cy="1769110"/>
            <wp:effectExtent l="0" t="0" r="0" b="0"/>
            <wp:docPr id="1837480265" name="Picture 12" descr="A graph showing the same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480265" name="Picture 12" descr="A graph showing the same number of numbers&#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1769110"/>
                    </a:xfrm>
                    <a:prstGeom prst="rect">
                      <a:avLst/>
                    </a:prstGeom>
                  </pic:spPr>
                </pic:pic>
              </a:graphicData>
            </a:graphic>
          </wp:inline>
        </w:drawing>
      </w:r>
    </w:p>
    <w:p w14:paraId="2038A2AF" w14:textId="0EF8C247" w:rsidR="00435648" w:rsidRDefault="00435648">
      <w:pPr>
        <w:rPr>
          <w:rFonts w:ascii="Georgia" w:hAnsi="Georgia"/>
          <w:sz w:val="22"/>
          <w:szCs w:val="22"/>
        </w:rPr>
      </w:pPr>
      <w:r>
        <w:rPr>
          <w:rFonts w:ascii="Georgia" w:hAnsi="Georgia"/>
          <w:noProof/>
          <w:sz w:val="22"/>
          <w:szCs w:val="22"/>
        </w:rPr>
        <w:lastRenderedPageBreak/>
        <w:drawing>
          <wp:inline distT="0" distB="0" distL="0" distR="0" wp14:anchorId="7841D683" wp14:editId="7879FE08">
            <wp:extent cx="5943600" cy="1780540"/>
            <wp:effectExtent l="0" t="0" r="0" b="0"/>
            <wp:docPr id="226661333" name="Picture 13" descr="A graph of 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661333" name="Picture 13" descr="A graph of a graph with blue dots&#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1780540"/>
                    </a:xfrm>
                    <a:prstGeom prst="rect">
                      <a:avLst/>
                    </a:prstGeom>
                  </pic:spPr>
                </pic:pic>
              </a:graphicData>
            </a:graphic>
          </wp:inline>
        </w:drawing>
      </w:r>
    </w:p>
    <w:p w14:paraId="1FAB8BB7" w14:textId="175364A6" w:rsidR="00435648" w:rsidRDefault="00435648">
      <w:pPr>
        <w:rPr>
          <w:rFonts w:ascii="Georgia" w:hAnsi="Georgia"/>
          <w:sz w:val="22"/>
          <w:szCs w:val="22"/>
        </w:rPr>
      </w:pPr>
      <w:r>
        <w:rPr>
          <w:rFonts w:ascii="Georgia" w:hAnsi="Georgia"/>
          <w:noProof/>
          <w:sz w:val="22"/>
          <w:szCs w:val="22"/>
        </w:rPr>
        <w:drawing>
          <wp:inline distT="0" distB="0" distL="0" distR="0" wp14:anchorId="7548F590" wp14:editId="6E100AC4">
            <wp:extent cx="5943600" cy="1760855"/>
            <wp:effectExtent l="0" t="0" r="0" b="4445"/>
            <wp:docPr id="1484419975" name="Picture 14" descr="A graph of 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419975" name="Picture 14" descr="A graph of a graph with blue dots&#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1760855"/>
                    </a:xfrm>
                    <a:prstGeom prst="rect">
                      <a:avLst/>
                    </a:prstGeom>
                  </pic:spPr>
                </pic:pic>
              </a:graphicData>
            </a:graphic>
          </wp:inline>
        </w:drawing>
      </w:r>
    </w:p>
    <w:p w14:paraId="57B632A9" w14:textId="7AA0C370" w:rsidR="00435648" w:rsidRPr="00A010C9" w:rsidRDefault="00435648">
      <w:pPr>
        <w:rPr>
          <w:rFonts w:ascii="Georgia" w:hAnsi="Georgia"/>
          <w:sz w:val="22"/>
          <w:szCs w:val="22"/>
        </w:rPr>
      </w:pPr>
      <w:commentRangeStart w:id="101"/>
      <w:r>
        <w:rPr>
          <w:rFonts w:ascii="Georgia" w:hAnsi="Georgia"/>
          <w:b/>
          <w:bCs/>
          <w:sz w:val="22"/>
          <w:szCs w:val="22"/>
        </w:rPr>
        <w:t>Figure 9: Likelihood of Bottom Occupancy vs Environmental Features</w:t>
      </w:r>
      <w:r w:rsidR="00A010C9">
        <w:rPr>
          <w:rFonts w:ascii="Georgia" w:hAnsi="Georgia"/>
          <w:b/>
          <w:bCs/>
          <w:sz w:val="22"/>
          <w:szCs w:val="22"/>
        </w:rPr>
        <w:t xml:space="preserve"> </w:t>
      </w:r>
      <w:commentRangeEnd w:id="101"/>
      <w:r w:rsidR="005751B9">
        <w:rPr>
          <w:rStyle w:val="CommentReference"/>
        </w:rPr>
        <w:commentReference w:id="101"/>
      </w:r>
      <w:r w:rsidR="00A010C9">
        <w:rPr>
          <w:rFonts w:ascii="Georgia" w:hAnsi="Georgia"/>
          <w:sz w:val="22"/>
          <w:szCs w:val="22"/>
        </w:rPr>
        <w:t xml:space="preserve">Per H3 cell the minimum likelihood of occupancy in the lowest depth bin vs </w:t>
      </w:r>
      <w:proofErr w:type="gramStart"/>
      <w:r w:rsidR="00A010C9">
        <w:rPr>
          <w:rFonts w:ascii="Georgia" w:hAnsi="Georgia"/>
          <w:sz w:val="22"/>
          <w:szCs w:val="22"/>
        </w:rPr>
        <w:t>mean</w:t>
      </w:r>
      <w:proofErr w:type="gramEnd"/>
      <w:r w:rsidR="00A010C9">
        <w:rPr>
          <w:rFonts w:ascii="Georgia" w:hAnsi="Georgia"/>
          <w:sz w:val="22"/>
          <w:szCs w:val="22"/>
        </w:rPr>
        <w:t xml:space="preserve"> environmental features in that cell-bin combination. This was taken over February and August 15. </w:t>
      </w:r>
    </w:p>
    <w:sectPr w:rsidR="00435648" w:rsidRPr="00A010C9">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Andrew Seitz" w:date="2025-05-12T11:37:00Z" w:initials="AS">
    <w:p w14:paraId="79A916D7" w14:textId="77777777" w:rsidR="00851181" w:rsidRDefault="00851181" w:rsidP="00851181">
      <w:pPr>
        <w:pStyle w:val="CommentText"/>
      </w:pPr>
      <w:r>
        <w:rPr>
          <w:rStyle w:val="CommentReference"/>
        </w:rPr>
        <w:annotationRef/>
      </w:r>
      <w:r>
        <w:t>Do you mean the number of individual fish, or the aggregated proportion of time by all fish?</w:t>
      </w:r>
    </w:p>
  </w:comment>
  <w:comment w:id="6" w:author="Andrew Seitz" w:date="2025-05-12T11:39:00Z" w:initials="AS">
    <w:p w14:paraId="72D82DB0" w14:textId="77777777" w:rsidR="00851181" w:rsidRDefault="00851181" w:rsidP="00851181">
      <w:pPr>
        <w:pStyle w:val="CommentText"/>
      </w:pPr>
      <w:r>
        <w:rPr>
          <w:rStyle w:val="CommentReference"/>
        </w:rPr>
        <w:annotationRef/>
      </w:r>
      <w:r>
        <w:t>I think you mean diel.  Diel means day vs. night, while diurnal is the opposite of nocturnal.</w:t>
      </w:r>
    </w:p>
  </w:comment>
  <w:comment w:id="7" w:author="Andrew Seitz" w:date="2025-05-12T11:39:00Z" w:initials="AS">
    <w:p w14:paraId="72437D4C" w14:textId="77777777" w:rsidR="00851181" w:rsidRDefault="00851181" w:rsidP="00851181">
      <w:pPr>
        <w:pStyle w:val="CommentText"/>
      </w:pPr>
      <w:r>
        <w:rPr>
          <w:rStyle w:val="CommentReference"/>
        </w:rPr>
        <w:annotationRef/>
      </w:r>
      <w:r>
        <w:t>Do you mean radians?  Should this be plural?</w:t>
      </w:r>
    </w:p>
  </w:comment>
  <w:comment w:id="8" w:author="Andrew Seitz" w:date="2025-05-12T11:40:00Z" w:initials="AS">
    <w:p w14:paraId="440FEE69" w14:textId="77777777" w:rsidR="00851181" w:rsidRDefault="00851181" w:rsidP="00851181">
      <w:pPr>
        <w:pStyle w:val="CommentText"/>
      </w:pPr>
      <w:r>
        <w:rPr>
          <w:rStyle w:val="CommentReference"/>
        </w:rPr>
        <w:annotationRef/>
      </w:r>
      <w:r>
        <w:t>Do you mean deeper?  Could you use &gt;? And why is there a 25 m cutoff?</w:t>
      </w:r>
    </w:p>
  </w:comment>
  <w:comment w:id="10" w:author="Andrew Seitz" w:date="2025-05-12T11:41:00Z" w:initials="AS">
    <w:p w14:paraId="04902208" w14:textId="77777777" w:rsidR="00851181" w:rsidRDefault="00851181" w:rsidP="00851181">
      <w:pPr>
        <w:pStyle w:val="CommentText"/>
      </w:pPr>
      <w:r>
        <w:rPr>
          <w:rStyle w:val="CommentReference"/>
        </w:rPr>
        <w:annotationRef/>
      </w:r>
      <w:r>
        <w:t>Could you use &gt;?</w:t>
      </w:r>
    </w:p>
  </w:comment>
  <w:comment w:id="12" w:author="Andrew Seitz" w:date="2025-05-12T11:42:00Z" w:initials="AS">
    <w:p w14:paraId="0EB788C0" w14:textId="77777777" w:rsidR="00851181" w:rsidRDefault="00851181" w:rsidP="00851181">
      <w:pPr>
        <w:pStyle w:val="CommentText"/>
      </w:pPr>
      <w:r>
        <w:rPr>
          <w:rStyle w:val="CommentReference"/>
        </w:rPr>
        <w:annotationRef/>
      </w:r>
      <w:r>
        <w:t xml:space="preserve">Is this a 24 hour cycle?  </w:t>
      </w:r>
    </w:p>
  </w:comment>
  <w:comment w:id="13" w:author="Andrew Seitz" w:date="2025-05-12T11:42:00Z" w:initials="AS">
    <w:p w14:paraId="3D2239C8" w14:textId="77777777" w:rsidR="00851181" w:rsidRDefault="00851181" w:rsidP="00851181">
      <w:pPr>
        <w:pStyle w:val="CommentText"/>
      </w:pPr>
      <w:r>
        <w:rPr>
          <w:rStyle w:val="CommentReference"/>
        </w:rPr>
        <w:annotationRef/>
      </w:r>
      <w:r>
        <w:t xml:space="preserve">Is this saying that you are comparing model predictions to observations in the validation set?  </w:t>
      </w:r>
    </w:p>
  </w:comment>
  <w:comment w:id="15" w:author="Andrew Seitz" w:date="2025-05-12T11:43:00Z" w:initials="AS">
    <w:p w14:paraId="7F2BBA3C" w14:textId="77777777" w:rsidR="00851181" w:rsidRDefault="00851181" w:rsidP="00851181">
      <w:pPr>
        <w:pStyle w:val="CommentText"/>
      </w:pPr>
      <w:r>
        <w:rPr>
          <w:rStyle w:val="CommentReference"/>
        </w:rPr>
        <w:annotationRef/>
      </w:r>
      <w:r>
        <w:t xml:space="preserve">I am not clear on binning environmental features.  Does this mean you are somehow evaluating the features in your predefined depth bins?  </w:t>
      </w:r>
    </w:p>
  </w:comment>
  <w:comment w:id="16" w:author="Andrew Seitz" w:date="2025-05-12T11:45:00Z" w:initials="AS">
    <w:p w14:paraId="733243A0" w14:textId="77777777" w:rsidR="00981DF5" w:rsidRDefault="00981DF5" w:rsidP="00981DF5">
      <w:pPr>
        <w:pStyle w:val="CommentText"/>
      </w:pPr>
      <w:r>
        <w:rPr>
          <w:rStyle w:val="CommentReference"/>
        </w:rPr>
        <w:annotationRef/>
      </w:r>
      <w:r>
        <w:t xml:space="preserve">Is this number of fish/total number of fish?  Or just observations in predefined depth bins among all aggregated fish?  Also, is this saying that you are comparing training+validation fish to validation fish?  </w:t>
      </w:r>
    </w:p>
  </w:comment>
  <w:comment w:id="19" w:author="Andrew Seitz" w:date="2025-05-12T11:46:00Z" w:initials="AS">
    <w:p w14:paraId="6C1AAEEE" w14:textId="77777777" w:rsidR="00981DF5" w:rsidRDefault="00981DF5" w:rsidP="00981DF5">
      <w:pPr>
        <w:pStyle w:val="CommentText"/>
      </w:pPr>
      <w:r>
        <w:rPr>
          <w:rStyle w:val="CommentReference"/>
        </w:rPr>
        <w:annotationRef/>
      </w:r>
      <w:r>
        <w:t xml:space="preserve">Is this a simulation?  At the very least, what kind of inference is it?  </w:t>
      </w:r>
    </w:p>
  </w:comment>
  <w:comment w:id="20" w:author="Andrew Seitz" w:date="2025-05-12T11:47:00Z" w:initials="AS">
    <w:p w14:paraId="110FB271" w14:textId="77777777" w:rsidR="00981DF5" w:rsidRDefault="00981DF5" w:rsidP="00981DF5">
      <w:pPr>
        <w:pStyle w:val="CommentText"/>
      </w:pPr>
      <w:r>
        <w:rPr>
          <w:rStyle w:val="CommentReference"/>
        </w:rPr>
        <w:annotationRef/>
      </w:r>
      <w:r>
        <w:t>Is this for Chinook salmon in the Gulf of Alaska?</w:t>
      </w:r>
    </w:p>
  </w:comment>
  <w:comment w:id="21" w:author="Andrew Seitz" w:date="2025-05-12T11:47:00Z" w:initials="AS">
    <w:p w14:paraId="5053942F" w14:textId="77777777" w:rsidR="00981DF5" w:rsidRDefault="00981DF5" w:rsidP="00981DF5">
      <w:pPr>
        <w:pStyle w:val="CommentText"/>
      </w:pPr>
      <w:r>
        <w:rPr>
          <w:rStyle w:val="CommentReference"/>
        </w:rPr>
        <w:annotationRef/>
      </w:r>
      <w:r>
        <w:t>Is this saying how environmental correlates relate to risk of incidental capture?</w:t>
      </w:r>
    </w:p>
  </w:comment>
  <w:comment w:id="22" w:author="Andrew Seitz" w:date="2025-05-12T11:48:00Z" w:initials="AS">
    <w:p w14:paraId="05BEA15F" w14:textId="77777777" w:rsidR="00981DF5" w:rsidRDefault="00981DF5" w:rsidP="00981DF5">
      <w:pPr>
        <w:pStyle w:val="CommentText"/>
      </w:pPr>
      <w:r>
        <w:rPr>
          <w:rStyle w:val="CommentReference"/>
        </w:rPr>
        <w:annotationRef/>
      </w:r>
      <w:r>
        <w:t>Can this be more specific?  What inference is being made?</w:t>
      </w:r>
    </w:p>
  </w:comment>
  <w:comment w:id="23" w:author="Andrew Seitz" w:date="2025-05-12T11:51:00Z" w:initials="AS">
    <w:p w14:paraId="78E2B555" w14:textId="77777777" w:rsidR="00981DF5" w:rsidRDefault="00981DF5" w:rsidP="00981DF5">
      <w:pPr>
        <w:pStyle w:val="CommentText"/>
      </w:pPr>
      <w:r>
        <w:rPr>
          <w:rStyle w:val="CommentReference"/>
        </w:rPr>
        <w:annotationRef/>
      </w:r>
      <w:r>
        <w:t>Is this statistical likelihood?  Or likelihood of occupation by Chinook salmon in each discrete depth bin at each discrete cell?</w:t>
      </w:r>
    </w:p>
  </w:comment>
  <w:comment w:id="24" w:author="Andrew Seitz" w:date="2025-05-12T11:48:00Z" w:initials="AS">
    <w:p w14:paraId="51A42E5A" w14:textId="2B8DAF8D" w:rsidR="00981DF5" w:rsidRDefault="00981DF5" w:rsidP="00981DF5">
      <w:pPr>
        <w:pStyle w:val="CommentText"/>
      </w:pPr>
      <w:r>
        <w:rPr>
          <w:rStyle w:val="CommentReference"/>
        </w:rPr>
        <w:annotationRef/>
      </w:r>
      <w:r>
        <w:t>What are the entries?</w:t>
      </w:r>
    </w:p>
  </w:comment>
  <w:comment w:id="25" w:author="Andrew Seitz" w:date="2025-05-12T11:50:00Z" w:initials="AS">
    <w:p w14:paraId="4F1DEF24" w14:textId="77777777" w:rsidR="00981DF5" w:rsidRDefault="00981DF5" w:rsidP="00981DF5">
      <w:pPr>
        <w:pStyle w:val="CommentText"/>
      </w:pPr>
      <w:r>
        <w:rPr>
          <w:rStyle w:val="CommentReference"/>
        </w:rPr>
        <w:annotationRef/>
      </w:r>
      <w:r>
        <w:t>E is not needed because the minus sign denotes that.</w:t>
      </w:r>
    </w:p>
  </w:comment>
  <w:comment w:id="33" w:author="Andrew Seitz" w:date="2025-05-12T11:53:00Z" w:initials="AS">
    <w:p w14:paraId="05D4005D" w14:textId="77777777" w:rsidR="00981DF5" w:rsidRDefault="00981DF5" w:rsidP="00981DF5">
      <w:pPr>
        <w:pStyle w:val="CommentText"/>
      </w:pPr>
      <w:r>
        <w:rPr>
          <w:rStyle w:val="CommentReference"/>
        </w:rPr>
        <w:annotationRef/>
      </w:r>
      <w:r>
        <w:t xml:space="preserve">Is this because trawling occurs near the sea floor?  </w:t>
      </w:r>
    </w:p>
  </w:comment>
  <w:comment w:id="37" w:author="Andrew Seitz" w:date="2025-05-12T11:55:00Z" w:initials="AS">
    <w:p w14:paraId="11EAAF07" w14:textId="77777777" w:rsidR="00A763F5" w:rsidRDefault="00A763F5" w:rsidP="00A763F5">
      <w:pPr>
        <w:pStyle w:val="CommentText"/>
      </w:pPr>
      <w:r>
        <w:rPr>
          <w:rStyle w:val="CommentReference"/>
        </w:rPr>
        <w:annotationRef/>
      </w:r>
      <w:r>
        <w:t>Is something awry or missing here?  This wording is confusing me.</w:t>
      </w:r>
    </w:p>
  </w:comment>
  <w:comment w:id="38" w:author="Andrew Seitz" w:date="2025-05-12T11:55:00Z" w:initials="AS">
    <w:p w14:paraId="0303A9B6" w14:textId="77777777" w:rsidR="00165CF2" w:rsidRDefault="00165CF2" w:rsidP="00165CF2">
      <w:pPr>
        <w:pStyle w:val="CommentText"/>
      </w:pPr>
      <w:r>
        <w:rPr>
          <w:rStyle w:val="CommentReference"/>
        </w:rPr>
        <w:annotationRef/>
      </w:r>
      <w:r>
        <w:t>Is this redundant with “per H3 cell” earlier in the sentence?</w:t>
      </w:r>
    </w:p>
  </w:comment>
  <w:comment w:id="43" w:author="Andrew Seitz" w:date="2025-05-12T15:03:00Z" w:initials="AS">
    <w:p w14:paraId="1F45B485" w14:textId="77777777" w:rsidR="003C6AF2" w:rsidRDefault="003C6AF2" w:rsidP="003C6AF2">
      <w:pPr>
        <w:pStyle w:val="CommentText"/>
      </w:pPr>
      <w:r>
        <w:rPr>
          <w:rStyle w:val="CommentReference"/>
        </w:rPr>
        <w:annotationRef/>
      </w:r>
      <w:r>
        <w:t>After reading this section, I think it would be good to provide an overview of the data, then provide the model results. I have some specific suggestions related to providing information about depths, then after that is provided, I think you could describe the model results.</w:t>
      </w:r>
    </w:p>
  </w:comment>
  <w:comment w:id="44" w:author="Andrew Seitz" w:date="2025-05-12T13:51:00Z" w:initials="AS">
    <w:p w14:paraId="4EE3CED9" w14:textId="3A689644" w:rsidR="000B54BE" w:rsidRDefault="000B54BE" w:rsidP="000B54BE">
      <w:pPr>
        <w:pStyle w:val="CommentText"/>
      </w:pPr>
      <w:r>
        <w:rPr>
          <w:rStyle w:val="CommentReference"/>
        </w:rPr>
        <w:annotationRef/>
      </w:r>
      <w:r>
        <w:t>Perhaps reiterate what this is based on</w:t>
      </w:r>
    </w:p>
  </w:comment>
  <w:comment w:id="54" w:author="Andrew Seitz" w:date="2025-05-12T14:06:00Z" w:initials="AS">
    <w:p w14:paraId="7350F764" w14:textId="77777777" w:rsidR="009B5837" w:rsidRDefault="009B5837" w:rsidP="009B5837">
      <w:pPr>
        <w:pStyle w:val="CommentText"/>
      </w:pPr>
      <w:r>
        <w:rPr>
          <w:rStyle w:val="CommentReference"/>
        </w:rPr>
        <w:annotationRef/>
      </w:r>
      <w:r>
        <w:t xml:space="preserve">This is bordering on interpretation, so I would steer clear of this statement and combine the remainder of the reporting on depth with the previous paragraph.  </w:t>
      </w:r>
    </w:p>
    <w:p w14:paraId="042F9BF6" w14:textId="77777777" w:rsidR="009B5837" w:rsidRDefault="009B5837" w:rsidP="009B5837">
      <w:pPr>
        <w:pStyle w:val="CommentText"/>
      </w:pPr>
    </w:p>
    <w:p w14:paraId="07F94B5E" w14:textId="77777777" w:rsidR="009B5837" w:rsidRDefault="009B5837" w:rsidP="009B5837">
      <w:pPr>
        <w:pStyle w:val="CommentText"/>
      </w:pPr>
      <w:r>
        <w:t>Following this, in the discussion, you can talk about why different features are important or not.</w:t>
      </w:r>
    </w:p>
  </w:comment>
  <w:comment w:id="55" w:author="Andrew Seitz" w:date="2025-05-12T14:07:00Z" w:initials="AS">
    <w:p w14:paraId="4E4012D7" w14:textId="6B0DB6C2" w:rsidR="009B5837" w:rsidRDefault="009B5837" w:rsidP="009B5837">
      <w:pPr>
        <w:pStyle w:val="CommentText"/>
      </w:pPr>
      <w:r>
        <w:rPr>
          <w:rStyle w:val="CommentReference"/>
        </w:rPr>
        <w:annotationRef/>
      </w:r>
      <w:r>
        <w:t>Avoid using phrases like this… just report the pattern in the data.</w:t>
      </w:r>
    </w:p>
  </w:comment>
  <w:comment w:id="56" w:author="Andrew Seitz" w:date="2025-05-12T14:07:00Z" w:initials="AS">
    <w:p w14:paraId="3DF1F5CD" w14:textId="77777777" w:rsidR="009B5837" w:rsidRDefault="009B5837" w:rsidP="009B5837">
      <w:pPr>
        <w:pStyle w:val="CommentText"/>
      </w:pPr>
      <w:r>
        <w:rPr>
          <w:rStyle w:val="CommentReference"/>
        </w:rPr>
        <w:annotationRef/>
      </w:r>
      <w:r>
        <w:t>Results should be written in past tense, because you are describing what happened in the past.</w:t>
      </w:r>
    </w:p>
  </w:comment>
  <w:comment w:id="57" w:author="Andrew Seitz" w:date="2025-05-12T14:12:00Z" w:initials="AS">
    <w:p w14:paraId="6CAE578F" w14:textId="77777777" w:rsidR="009B5837" w:rsidRDefault="009B5837" w:rsidP="009B5837">
      <w:pPr>
        <w:pStyle w:val="CommentText"/>
      </w:pPr>
      <w:r>
        <w:rPr>
          <w:rStyle w:val="CommentReference"/>
        </w:rPr>
        <w:annotationRef/>
      </w:r>
      <w:r>
        <w:t xml:space="preserve">Same comment as before, this is bordering on interpretation.  I think it would be better to just report on diel patterns observed, and then interpret those in the discussion, like why do they occur and how do they affect predictions.  </w:t>
      </w:r>
    </w:p>
  </w:comment>
  <w:comment w:id="59" w:author="Andrew Seitz" w:date="2025-05-12T14:12:00Z" w:initials="AS">
    <w:p w14:paraId="3FA4A2D4" w14:textId="77777777" w:rsidR="009B5837" w:rsidRDefault="009B5837" w:rsidP="009B5837">
      <w:pPr>
        <w:pStyle w:val="CommentText"/>
      </w:pPr>
      <w:r>
        <w:rPr>
          <w:rStyle w:val="CommentReference"/>
        </w:rPr>
        <w:annotationRef/>
      </w:r>
      <w:r>
        <w:t xml:space="preserve">Reminder to write in past tense. </w:t>
      </w:r>
    </w:p>
  </w:comment>
  <w:comment w:id="58" w:author="Andrew Seitz" w:date="2025-05-12T14:18:00Z" w:initials="AS">
    <w:p w14:paraId="7E564A0F" w14:textId="77777777" w:rsidR="0056231A" w:rsidRDefault="0056231A" w:rsidP="0056231A">
      <w:pPr>
        <w:pStyle w:val="CommentText"/>
      </w:pPr>
      <w:r>
        <w:rPr>
          <w:rStyle w:val="CommentReference"/>
        </w:rPr>
        <w:annotationRef/>
      </w:r>
      <w:r>
        <w:t>It would be good to include some numbers, such as what proportion of time do they spend in the shallow depth bin?  How deep do they dive (this should probably come earlier)?</w:t>
      </w:r>
    </w:p>
  </w:comment>
  <w:comment w:id="61" w:author="Andrew Seitz" w:date="2025-05-12T14:19:00Z" w:initials="AS">
    <w:p w14:paraId="7E5EB79D" w14:textId="77777777" w:rsidR="0056231A" w:rsidRDefault="0056231A" w:rsidP="0056231A">
      <w:pPr>
        <w:pStyle w:val="CommentText"/>
      </w:pPr>
      <w:r>
        <w:rPr>
          <w:rStyle w:val="CommentReference"/>
        </w:rPr>
        <w:annotationRef/>
      </w:r>
      <w:r>
        <w:t>Do you mean that the training set was different than the validation set?  Can you report proportions for both sets of data?</w:t>
      </w:r>
    </w:p>
  </w:comment>
  <w:comment w:id="62" w:author="Andrew Seitz" w:date="2025-05-12T14:20:00Z" w:initials="AS">
    <w:p w14:paraId="13413077" w14:textId="77777777" w:rsidR="0056231A" w:rsidRDefault="0056231A" w:rsidP="0056231A">
      <w:pPr>
        <w:pStyle w:val="CommentText"/>
      </w:pPr>
      <w:r>
        <w:rPr>
          <w:rStyle w:val="CommentReference"/>
        </w:rPr>
        <w:annotationRef/>
      </w:r>
      <w:r>
        <w:t>Can you provide some numbers so the reader can get a general idea of Chinook behavior?</w:t>
      </w:r>
    </w:p>
  </w:comment>
  <w:comment w:id="63" w:author="Andrew Seitz" w:date="2025-05-12T15:06:00Z" w:initials="AS">
    <w:p w14:paraId="5C716941" w14:textId="77777777" w:rsidR="003C6AF2" w:rsidRDefault="003C6AF2" w:rsidP="003C6AF2">
      <w:pPr>
        <w:pStyle w:val="CommentText"/>
      </w:pPr>
      <w:r>
        <w:rPr>
          <w:rStyle w:val="CommentReference"/>
        </w:rPr>
        <w:annotationRef/>
      </w:r>
      <w:r>
        <w:t>Is this saying that the other environmental features showed high variability? I think so, but I want to make sure.  If so, I think you can say that in fewer words.</w:t>
      </w:r>
    </w:p>
  </w:comment>
  <w:comment w:id="65" w:author="Andrew Seitz" w:date="2025-05-12T15:08:00Z" w:initials="AS">
    <w:p w14:paraId="6C26A46D" w14:textId="77777777" w:rsidR="003C6AF2" w:rsidRDefault="003C6AF2" w:rsidP="003C6AF2">
      <w:pPr>
        <w:pStyle w:val="CommentText"/>
      </w:pPr>
      <w:r>
        <w:rPr>
          <w:rStyle w:val="CommentReference"/>
        </w:rPr>
        <w:annotationRef/>
      </w:r>
      <w:r>
        <w:t xml:space="preserve">Do you mean included in the final model?  </w:t>
      </w:r>
    </w:p>
  </w:comment>
  <w:comment w:id="66" w:author="Andrew Seitz" w:date="2025-05-12T15:10:00Z" w:initials="AS">
    <w:p w14:paraId="727E1D03" w14:textId="77777777" w:rsidR="003C6AF2" w:rsidRDefault="003C6AF2" w:rsidP="003C6AF2">
      <w:pPr>
        <w:pStyle w:val="CommentText"/>
      </w:pPr>
      <w:r>
        <w:rPr>
          <w:rStyle w:val="CommentReference"/>
        </w:rPr>
        <w:annotationRef/>
      </w:r>
      <w:r>
        <w:t>Does this mean that when nitrate is high, fish tend to occupy water &gt;25 m?</w:t>
      </w:r>
    </w:p>
  </w:comment>
  <w:comment w:id="67" w:author="Andrew Seitz" w:date="2025-05-12T15:10:00Z" w:initials="AS">
    <w:p w14:paraId="12E056D6" w14:textId="0CACA238" w:rsidR="003C6AF2" w:rsidRDefault="003C6AF2" w:rsidP="003C6AF2">
      <w:pPr>
        <w:pStyle w:val="CommentText"/>
      </w:pPr>
      <w:r>
        <w:rPr>
          <w:rStyle w:val="CommentReference"/>
        </w:rPr>
        <w:annotationRef/>
      </w:r>
      <w:r>
        <w:t>Can this be described?</w:t>
      </w:r>
    </w:p>
  </w:comment>
  <w:comment w:id="68" w:author="Andrew Seitz" w:date="2025-05-12T15:11:00Z" w:initials="AS">
    <w:p w14:paraId="320A6180" w14:textId="77777777" w:rsidR="003C6AF2" w:rsidRDefault="003C6AF2" w:rsidP="003C6AF2">
      <w:pPr>
        <w:pStyle w:val="CommentText"/>
      </w:pPr>
      <w:r>
        <w:rPr>
          <w:rStyle w:val="CommentReference"/>
        </w:rPr>
        <w:annotationRef/>
      </w:r>
      <w:r>
        <w:t>So when does that pattern occur?</w:t>
      </w:r>
    </w:p>
  </w:comment>
  <w:comment w:id="69" w:author="Andrew Seitz" w:date="2025-05-12T15:12:00Z" w:initials="AS">
    <w:p w14:paraId="37E71A72" w14:textId="77777777" w:rsidR="003C6AF2" w:rsidRDefault="003C6AF2" w:rsidP="003C6AF2">
      <w:pPr>
        <w:pStyle w:val="CommentText"/>
      </w:pPr>
      <w:r>
        <w:rPr>
          <w:rStyle w:val="CommentReference"/>
        </w:rPr>
        <w:annotationRef/>
      </w:r>
      <w:r>
        <w:t>So when is this pattern seen?</w:t>
      </w:r>
    </w:p>
  </w:comment>
  <w:comment w:id="70" w:author="Andrew Seitz" w:date="2025-05-12T15:13:00Z" w:initials="AS">
    <w:p w14:paraId="302947BB" w14:textId="77777777" w:rsidR="003C6AF2" w:rsidRDefault="003C6AF2" w:rsidP="003C6AF2">
      <w:pPr>
        <w:pStyle w:val="CommentText"/>
      </w:pPr>
      <w:r>
        <w:rPr>
          <w:rStyle w:val="CommentReference"/>
        </w:rPr>
        <w:annotationRef/>
      </w:r>
      <w:r>
        <w:t>How deep is the mixed layer?</w:t>
      </w:r>
    </w:p>
  </w:comment>
  <w:comment w:id="72" w:author="Andrew Seitz" w:date="2025-05-12T15:17:00Z" w:initials="AS">
    <w:p w14:paraId="29362C94" w14:textId="77777777" w:rsidR="00341068" w:rsidRDefault="00341068" w:rsidP="00341068">
      <w:pPr>
        <w:pStyle w:val="CommentText"/>
      </w:pPr>
      <w:r>
        <w:rPr>
          <w:rStyle w:val="CommentReference"/>
        </w:rPr>
        <w:annotationRef/>
      </w:r>
      <w:r>
        <w:t>One thing to focus on is saying what you want to say in as few words as possible. With this in mind, does this sentence say that Occupation in the deepest depth bin shows variability over time and space?</w:t>
      </w:r>
    </w:p>
  </w:comment>
  <w:comment w:id="73" w:author="Andrew Seitz" w:date="2025-05-12T15:19:00Z" w:initials="AS">
    <w:p w14:paraId="0DB37FDD" w14:textId="77777777" w:rsidR="00341068" w:rsidRDefault="00341068" w:rsidP="00341068">
      <w:pPr>
        <w:pStyle w:val="CommentText"/>
      </w:pPr>
      <w:r>
        <w:rPr>
          <w:rStyle w:val="CommentReference"/>
        </w:rPr>
        <w:annotationRef/>
      </w:r>
      <w:r>
        <w:t xml:space="preserve">Is this likelihood the statistical estimator?  So in other words, does this sentence say that in February, fish tend occupy shallow water near shore and get progressively closer to the sea floor as they move away from land?   </w:t>
      </w:r>
    </w:p>
  </w:comment>
  <w:comment w:id="74" w:author="Andrew Seitz" w:date="2025-05-12T15:20:00Z" w:initials="AS">
    <w:p w14:paraId="0AC84EC7" w14:textId="77777777" w:rsidR="00341068" w:rsidRDefault="00341068" w:rsidP="00341068">
      <w:pPr>
        <w:pStyle w:val="CommentText"/>
      </w:pPr>
      <w:r>
        <w:rPr>
          <w:rStyle w:val="CommentReference"/>
        </w:rPr>
        <w:annotationRef/>
      </w:r>
      <w:r>
        <w:t>Avoid second person.</w:t>
      </w:r>
    </w:p>
  </w:comment>
  <w:comment w:id="75" w:author="Andrew Seitz" w:date="2025-05-12T15:20:00Z" w:initials="AS">
    <w:p w14:paraId="06C4C7C4" w14:textId="075E35CA" w:rsidR="00341068" w:rsidRDefault="00341068" w:rsidP="00341068">
      <w:pPr>
        <w:pStyle w:val="CommentText"/>
      </w:pPr>
      <w:r>
        <w:rPr>
          <w:rStyle w:val="CommentReference"/>
        </w:rPr>
        <w:annotationRef/>
      </w:r>
      <w:r>
        <w:t xml:space="preserve">I think this needs to get translated into where Chinook actually live with respect to the seafloor.  </w:t>
      </w:r>
    </w:p>
  </w:comment>
  <w:comment w:id="83" w:author="Andrew Seitz" w:date="2025-05-12T15:24:00Z" w:initials="AS">
    <w:p w14:paraId="1BC17ECD" w14:textId="77777777" w:rsidR="00B2131B" w:rsidRDefault="00B2131B" w:rsidP="00B2131B">
      <w:pPr>
        <w:pStyle w:val="CommentText"/>
      </w:pPr>
      <w:r>
        <w:rPr>
          <w:rStyle w:val="CommentReference"/>
        </w:rPr>
        <w:annotationRef/>
      </w:r>
      <w:r>
        <w:t>This is confusing to me.  When you say lowest, are you referring to the water column?  So high vs. low?  If so, I think it would be better to refer to deep vs. shallow.  That is more intuitive.  Can we provide some numbers?  I think people will be interested in actual numbers.</w:t>
      </w:r>
    </w:p>
  </w:comment>
  <w:comment w:id="84" w:author="Andrew Seitz" w:date="2025-05-12T15:27:00Z" w:initials="AS">
    <w:p w14:paraId="528D0332" w14:textId="77777777" w:rsidR="00B2131B" w:rsidRDefault="00B2131B" w:rsidP="00B2131B">
      <w:pPr>
        <w:pStyle w:val="CommentText"/>
      </w:pPr>
      <w:r>
        <w:rPr>
          <w:rStyle w:val="CommentReference"/>
        </w:rPr>
        <w:annotationRef/>
      </w:r>
      <w:r>
        <w:t>I think this paragraph could be joined to the previous paragraph.</w:t>
      </w:r>
    </w:p>
  </w:comment>
  <w:comment w:id="85" w:author="Andrew Seitz" w:date="2025-05-12T15:26:00Z" w:initials="AS">
    <w:p w14:paraId="4CD023C2" w14:textId="0DBABA2E" w:rsidR="00B2131B" w:rsidRDefault="00B2131B" w:rsidP="00B2131B">
      <w:pPr>
        <w:pStyle w:val="CommentText"/>
      </w:pPr>
      <w:r>
        <w:rPr>
          <w:rStyle w:val="CommentReference"/>
        </w:rPr>
        <w:annotationRef/>
      </w:r>
      <w:r>
        <w:t>Reminder to talk in depths rather than likelihoods.</w:t>
      </w:r>
    </w:p>
  </w:comment>
  <w:comment w:id="86" w:author="Andrew Seitz" w:date="2025-05-12T15:28:00Z" w:initials="AS">
    <w:p w14:paraId="0E1DBDA2" w14:textId="77777777" w:rsidR="00B2131B" w:rsidRDefault="00B2131B" w:rsidP="00B2131B">
      <w:pPr>
        <w:pStyle w:val="CommentText"/>
      </w:pPr>
      <w:r>
        <w:rPr>
          <w:rStyle w:val="CommentReference"/>
        </w:rPr>
        <w:annotationRef/>
      </w:r>
      <w:r>
        <w:t>So this means that as salinity, nitrate and mixed layer thickness increase, Chinook tend to occupy deeper depths?  That is fascinating.</w:t>
      </w:r>
    </w:p>
  </w:comment>
  <w:comment w:id="87" w:author="Andrew Seitz" w:date="2025-05-12T15:29:00Z" w:initials="AS">
    <w:p w14:paraId="66FAB3EA" w14:textId="77777777" w:rsidR="00B2131B" w:rsidRDefault="00B2131B" w:rsidP="00B2131B">
      <w:pPr>
        <w:pStyle w:val="CommentText"/>
      </w:pPr>
      <w:r>
        <w:rPr>
          <w:rStyle w:val="CommentReference"/>
        </w:rPr>
        <w:annotationRef/>
      </w:r>
      <w:r>
        <w:t>Which gradients?  Does this statement say that fish don’t occupy deep depths during August so they don’t experience strong environmental gradients?</w:t>
      </w:r>
    </w:p>
  </w:comment>
  <w:comment w:id="88" w:author="Andrew Seitz" w:date="2025-05-12T15:33:00Z" w:initials="AS">
    <w:p w14:paraId="7CB986DB" w14:textId="77777777" w:rsidR="00DF1820" w:rsidRDefault="00DF1820" w:rsidP="00DF1820">
      <w:pPr>
        <w:pStyle w:val="CommentText"/>
      </w:pPr>
      <w:r>
        <w:rPr>
          <w:rStyle w:val="CommentReference"/>
        </w:rPr>
        <w:annotationRef/>
      </w:r>
      <w:r>
        <w:t>Somewhere in each table and figure description, there should be mention of Chinook salmon depth occupation in the Gulf of Alaska.  The theory behind table and figure descriptions is that they should make the tables and figures “stand alone” or in other words, the reader should understand the figure or table without having to get more information from the main text.</w:t>
      </w:r>
    </w:p>
  </w:comment>
  <w:comment w:id="91" w:author="Andrew Seitz" w:date="2025-05-12T15:34:00Z" w:initials="AS">
    <w:p w14:paraId="12DAC145" w14:textId="77777777" w:rsidR="007D6F7E" w:rsidRDefault="007D6F7E" w:rsidP="007D6F7E">
      <w:pPr>
        <w:pStyle w:val="CommentText"/>
      </w:pPr>
      <w:r>
        <w:rPr>
          <w:rStyle w:val="CommentReference"/>
        </w:rPr>
        <w:annotationRef/>
      </w:r>
      <w:r>
        <w:t>So these are point readings taken every 15 minutes by tags attached to Chinook salmon?</w:t>
      </w:r>
    </w:p>
  </w:comment>
  <w:comment w:id="92" w:author="Andrew Seitz" w:date="2025-05-12T15:36:00Z" w:initials="AS">
    <w:p w14:paraId="49D105DC" w14:textId="77777777" w:rsidR="007D6F7E" w:rsidRDefault="007D6F7E" w:rsidP="007D6F7E">
      <w:pPr>
        <w:pStyle w:val="CommentText"/>
      </w:pPr>
      <w:r>
        <w:rPr>
          <w:rStyle w:val="CommentReference"/>
        </w:rPr>
        <w:annotationRef/>
      </w:r>
      <w:r>
        <w:t>I am colorblind, so I am screwed, but are the colors in the plots and the legend presented in the same top-to-bottom order?  If not, I recommend doing that, rather than doing it by largest proportion on the bottom.  It will help the color-blind dudes in the crowd.</w:t>
      </w:r>
    </w:p>
  </w:comment>
  <w:comment w:id="93" w:author="Andrew Seitz" w:date="2025-05-12T15:40:00Z" w:initials="AS">
    <w:p w14:paraId="504878B8" w14:textId="77777777" w:rsidR="007D6F7E" w:rsidRDefault="007D6F7E" w:rsidP="007D6F7E">
      <w:pPr>
        <w:pStyle w:val="CommentText"/>
      </w:pPr>
      <w:r>
        <w:rPr>
          <w:rStyle w:val="CommentReference"/>
        </w:rPr>
        <w:annotationRef/>
      </w:r>
      <w:r>
        <w:t xml:space="preserve">Consider starting with “Probability of occupation of &lt; 25 m by Chinook salmon in the Gulf of Alaska according to diel signals” or something like that.  Then describe what the radians mean.  Or, you could even add a second axis label of sunrise, night, day, etc.  </w:t>
      </w:r>
    </w:p>
    <w:p w14:paraId="074C0669" w14:textId="77777777" w:rsidR="007D6F7E" w:rsidRDefault="007D6F7E" w:rsidP="007D6F7E">
      <w:pPr>
        <w:pStyle w:val="CommentText"/>
      </w:pPr>
    </w:p>
    <w:p w14:paraId="07307633" w14:textId="77777777" w:rsidR="007D6F7E" w:rsidRDefault="007D6F7E" w:rsidP="007D6F7E">
      <w:pPr>
        <w:pStyle w:val="CommentText"/>
      </w:pPr>
      <w:r>
        <w:t>By starting with an overview, the reader will understand the figure better because they do not have to wait until the end of the description to read the overview.</w:t>
      </w:r>
    </w:p>
  </w:comment>
  <w:comment w:id="95" w:author="Andrew Seitz" w:date="2025-05-12T15:41:00Z" w:initials="AS">
    <w:p w14:paraId="0B1820E0" w14:textId="77777777" w:rsidR="007D6F7E" w:rsidRDefault="007D6F7E" w:rsidP="007D6F7E">
      <w:pPr>
        <w:pStyle w:val="CommentText"/>
      </w:pPr>
      <w:r>
        <w:rPr>
          <w:rStyle w:val="CommentReference"/>
        </w:rPr>
        <w:annotationRef/>
      </w:r>
      <w:r>
        <w:t>Same comment as in the previous figure.</w:t>
      </w:r>
    </w:p>
  </w:comment>
  <w:comment w:id="96" w:author="Andrew Seitz" w:date="2025-05-12T15:41:00Z" w:initials="AS">
    <w:p w14:paraId="06A5C94F" w14:textId="77777777" w:rsidR="007D6F7E" w:rsidRDefault="007D6F7E" w:rsidP="007D6F7E">
      <w:pPr>
        <w:pStyle w:val="CommentText"/>
      </w:pPr>
      <w:r>
        <w:rPr>
          <w:rStyle w:val="CommentReference"/>
        </w:rPr>
        <w:annotationRef/>
      </w:r>
      <w:r>
        <w:t>Same comments</w:t>
      </w:r>
    </w:p>
  </w:comment>
  <w:comment w:id="97" w:author="Andrew Seitz" w:date="2025-05-12T15:42:00Z" w:initials="AS">
    <w:p w14:paraId="208DFB87" w14:textId="77777777" w:rsidR="007D6F7E" w:rsidRDefault="007D6F7E" w:rsidP="007D6F7E">
      <w:pPr>
        <w:pStyle w:val="CommentText"/>
      </w:pPr>
      <w:r>
        <w:rPr>
          <w:rStyle w:val="CommentReference"/>
        </w:rPr>
        <w:annotationRef/>
      </w:r>
      <w:r>
        <w:t>Same comments.</w:t>
      </w:r>
    </w:p>
  </w:comment>
  <w:comment w:id="98" w:author="Andrew Seitz" w:date="2025-05-12T15:43:00Z" w:initials="AS">
    <w:p w14:paraId="1F5AB7CA" w14:textId="77777777" w:rsidR="007D6F7E" w:rsidRDefault="007D6F7E" w:rsidP="007D6F7E">
      <w:pPr>
        <w:pStyle w:val="CommentText"/>
      </w:pPr>
      <w:r>
        <w:rPr>
          <w:rStyle w:val="CommentReference"/>
        </w:rPr>
        <w:annotationRef/>
      </w:r>
      <w:r>
        <w:t>This needs a standalone description.  Risk for what?  Is “lowest” synonymous with “deepest”?  Also, a reminder about names and places.</w:t>
      </w:r>
    </w:p>
  </w:comment>
  <w:comment w:id="99" w:author="Andrew Seitz" w:date="2025-05-12T15:43:00Z" w:initials="AS">
    <w:p w14:paraId="16C2A53F" w14:textId="77777777" w:rsidR="007D6F7E" w:rsidRDefault="007D6F7E" w:rsidP="007D6F7E">
      <w:pPr>
        <w:pStyle w:val="CommentText"/>
      </w:pPr>
      <w:r>
        <w:rPr>
          <w:rStyle w:val="CommentReference"/>
        </w:rPr>
        <w:annotationRef/>
      </w:r>
      <w:r>
        <w:t>This is way cool.</w:t>
      </w:r>
    </w:p>
    <w:p w14:paraId="444A1CEE" w14:textId="77777777" w:rsidR="007D6F7E" w:rsidRDefault="007D6F7E" w:rsidP="007D6F7E">
      <w:pPr>
        <w:pStyle w:val="CommentText"/>
      </w:pPr>
    </w:p>
    <w:p w14:paraId="470BC820" w14:textId="77777777" w:rsidR="007D6F7E" w:rsidRDefault="007D6F7E" w:rsidP="007D6F7E">
      <w:pPr>
        <w:pStyle w:val="CommentText"/>
      </w:pPr>
      <w:r>
        <w:t>Same reminder about species, place, etc.</w:t>
      </w:r>
    </w:p>
  </w:comment>
  <w:comment w:id="100" w:author="Andrew Seitz" w:date="2025-05-12T15:44:00Z" w:initials="AS">
    <w:p w14:paraId="5D253110" w14:textId="77777777" w:rsidR="005751B9" w:rsidRDefault="005751B9" w:rsidP="005751B9">
      <w:pPr>
        <w:pStyle w:val="CommentText"/>
      </w:pPr>
      <w:r>
        <w:rPr>
          <w:rStyle w:val="CommentReference"/>
        </w:rPr>
        <w:annotationRef/>
      </w:r>
      <w:r>
        <w:t>Describe risk, include species, place etc.</w:t>
      </w:r>
    </w:p>
  </w:comment>
  <w:comment w:id="101" w:author="Andrew Seitz" w:date="2025-05-12T15:45:00Z" w:initials="AS">
    <w:p w14:paraId="7F7C2D01" w14:textId="77777777" w:rsidR="005751B9" w:rsidRDefault="005751B9" w:rsidP="005751B9">
      <w:pPr>
        <w:pStyle w:val="CommentText"/>
      </w:pPr>
      <w:r>
        <w:rPr>
          <w:rStyle w:val="CommentReference"/>
        </w:rPr>
        <w:annotationRef/>
      </w:r>
      <w:r>
        <w:t>Taking a step back, I have a question… are the environmental values also taken from the deepest depth bin (as opposed to the surface water)?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9A916D7" w15:done="0"/>
  <w15:commentEx w15:paraId="72D82DB0" w15:done="0"/>
  <w15:commentEx w15:paraId="72437D4C" w15:done="0"/>
  <w15:commentEx w15:paraId="440FEE69" w15:done="0"/>
  <w15:commentEx w15:paraId="04902208" w15:done="0"/>
  <w15:commentEx w15:paraId="0EB788C0" w15:done="0"/>
  <w15:commentEx w15:paraId="3D2239C8" w15:done="0"/>
  <w15:commentEx w15:paraId="7F2BBA3C" w15:done="0"/>
  <w15:commentEx w15:paraId="733243A0" w15:done="0"/>
  <w15:commentEx w15:paraId="6C1AAEEE" w15:done="0"/>
  <w15:commentEx w15:paraId="110FB271" w15:done="0"/>
  <w15:commentEx w15:paraId="5053942F" w15:done="0"/>
  <w15:commentEx w15:paraId="05BEA15F" w15:done="0"/>
  <w15:commentEx w15:paraId="78E2B555" w15:done="0"/>
  <w15:commentEx w15:paraId="51A42E5A" w15:done="0"/>
  <w15:commentEx w15:paraId="4F1DEF24" w15:done="0"/>
  <w15:commentEx w15:paraId="05D4005D" w15:done="0"/>
  <w15:commentEx w15:paraId="11EAAF07" w15:done="0"/>
  <w15:commentEx w15:paraId="0303A9B6" w15:done="0"/>
  <w15:commentEx w15:paraId="1F45B485" w15:done="0"/>
  <w15:commentEx w15:paraId="4EE3CED9" w15:done="0"/>
  <w15:commentEx w15:paraId="07F94B5E" w15:done="0"/>
  <w15:commentEx w15:paraId="4E4012D7" w15:done="0"/>
  <w15:commentEx w15:paraId="3DF1F5CD" w15:done="0"/>
  <w15:commentEx w15:paraId="6CAE578F" w15:done="0"/>
  <w15:commentEx w15:paraId="3FA4A2D4" w15:done="0"/>
  <w15:commentEx w15:paraId="7E564A0F" w15:done="0"/>
  <w15:commentEx w15:paraId="7E5EB79D" w15:done="0"/>
  <w15:commentEx w15:paraId="13413077" w15:done="0"/>
  <w15:commentEx w15:paraId="5C716941" w15:done="0"/>
  <w15:commentEx w15:paraId="6C26A46D" w15:done="0"/>
  <w15:commentEx w15:paraId="727E1D03" w15:done="0"/>
  <w15:commentEx w15:paraId="12E056D6" w15:done="0"/>
  <w15:commentEx w15:paraId="320A6180" w15:done="0"/>
  <w15:commentEx w15:paraId="37E71A72" w15:done="0"/>
  <w15:commentEx w15:paraId="302947BB" w15:done="0"/>
  <w15:commentEx w15:paraId="29362C94" w15:done="0"/>
  <w15:commentEx w15:paraId="0DB37FDD" w15:done="0"/>
  <w15:commentEx w15:paraId="0AC84EC7" w15:done="0"/>
  <w15:commentEx w15:paraId="06C4C7C4" w15:done="0"/>
  <w15:commentEx w15:paraId="1BC17ECD" w15:done="0"/>
  <w15:commentEx w15:paraId="528D0332" w15:done="0"/>
  <w15:commentEx w15:paraId="4CD023C2" w15:done="0"/>
  <w15:commentEx w15:paraId="0E1DBDA2" w15:done="0"/>
  <w15:commentEx w15:paraId="66FAB3EA" w15:done="0"/>
  <w15:commentEx w15:paraId="7CB986DB" w15:done="0"/>
  <w15:commentEx w15:paraId="12DAC145" w15:done="0"/>
  <w15:commentEx w15:paraId="49D105DC" w15:done="0"/>
  <w15:commentEx w15:paraId="07307633" w15:done="0"/>
  <w15:commentEx w15:paraId="0B1820E0" w15:done="0"/>
  <w15:commentEx w15:paraId="06A5C94F" w15:done="0"/>
  <w15:commentEx w15:paraId="208DFB87" w15:done="0"/>
  <w15:commentEx w15:paraId="1F5AB7CA" w15:done="0"/>
  <w15:commentEx w15:paraId="470BC820" w15:done="0"/>
  <w15:commentEx w15:paraId="5D253110" w15:done="0"/>
  <w15:commentEx w15:paraId="7F7C2D0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98382D3" w16cex:dateUtc="2025-05-12T19:37:00Z"/>
  <w16cex:commentExtensible w16cex:durableId="1ED13D52" w16cex:dateUtc="2025-05-12T19:39:00Z"/>
  <w16cex:commentExtensible w16cex:durableId="1291507F" w16cex:dateUtc="2025-05-12T19:39:00Z"/>
  <w16cex:commentExtensible w16cex:durableId="57D27A4B" w16cex:dateUtc="2025-05-12T19:40:00Z"/>
  <w16cex:commentExtensible w16cex:durableId="0537E2B5" w16cex:dateUtc="2025-05-12T19:41:00Z"/>
  <w16cex:commentExtensible w16cex:durableId="083E2F6D" w16cex:dateUtc="2025-05-12T19:42:00Z"/>
  <w16cex:commentExtensible w16cex:durableId="6ADDE67F" w16cex:dateUtc="2025-05-12T19:42:00Z"/>
  <w16cex:commentExtensible w16cex:durableId="43EB0EBF" w16cex:dateUtc="2025-05-12T19:43:00Z"/>
  <w16cex:commentExtensible w16cex:durableId="1E92437D" w16cex:dateUtc="2025-05-12T19:45:00Z"/>
  <w16cex:commentExtensible w16cex:durableId="6317D9C2" w16cex:dateUtc="2025-05-12T19:46:00Z"/>
  <w16cex:commentExtensible w16cex:durableId="2E587FAE" w16cex:dateUtc="2025-05-12T19:47:00Z"/>
  <w16cex:commentExtensible w16cex:durableId="3FB3337E" w16cex:dateUtc="2025-05-12T19:47:00Z"/>
  <w16cex:commentExtensible w16cex:durableId="18A8200C" w16cex:dateUtc="2025-05-12T19:48:00Z"/>
  <w16cex:commentExtensible w16cex:durableId="595578E3" w16cex:dateUtc="2025-05-12T19:51:00Z"/>
  <w16cex:commentExtensible w16cex:durableId="118B0C38" w16cex:dateUtc="2025-05-12T19:48:00Z"/>
  <w16cex:commentExtensible w16cex:durableId="5F27BC83" w16cex:dateUtc="2025-05-12T19:50:00Z"/>
  <w16cex:commentExtensible w16cex:durableId="021938EA" w16cex:dateUtc="2025-05-12T19:53:00Z"/>
  <w16cex:commentExtensible w16cex:durableId="5D6EB993" w16cex:dateUtc="2025-05-12T19:55:00Z"/>
  <w16cex:commentExtensible w16cex:durableId="711C8931" w16cex:dateUtc="2025-05-12T19:55:00Z"/>
  <w16cex:commentExtensible w16cex:durableId="67E3C596" w16cex:dateUtc="2025-05-12T23:03:00Z"/>
  <w16cex:commentExtensible w16cex:durableId="0D6F4393" w16cex:dateUtc="2025-05-12T21:51:00Z"/>
  <w16cex:commentExtensible w16cex:durableId="34CADD53" w16cex:dateUtc="2025-05-12T22:06:00Z"/>
  <w16cex:commentExtensible w16cex:durableId="12156466" w16cex:dateUtc="2025-05-12T22:07:00Z"/>
  <w16cex:commentExtensible w16cex:durableId="7D4A42EE" w16cex:dateUtc="2025-05-12T22:07:00Z"/>
  <w16cex:commentExtensible w16cex:durableId="6ADDB89C" w16cex:dateUtc="2025-05-12T22:12:00Z"/>
  <w16cex:commentExtensible w16cex:durableId="06FADEE9" w16cex:dateUtc="2025-05-12T22:12:00Z"/>
  <w16cex:commentExtensible w16cex:durableId="5C392D24" w16cex:dateUtc="2025-05-12T22:18:00Z"/>
  <w16cex:commentExtensible w16cex:durableId="5F8EAEBA" w16cex:dateUtc="2025-05-12T22:19:00Z"/>
  <w16cex:commentExtensible w16cex:durableId="59F2CC7B" w16cex:dateUtc="2025-05-12T22:20:00Z"/>
  <w16cex:commentExtensible w16cex:durableId="7CDC1BC6" w16cex:dateUtc="2025-05-12T23:06:00Z"/>
  <w16cex:commentExtensible w16cex:durableId="40E2327E" w16cex:dateUtc="2025-05-12T23:08:00Z"/>
  <w16cex:commentExtensible w16cex:durableId="59E85612" w16cex:dateUtc="2025-05-12T23:10:00Z"/>
  <w16cex:commentExtensible w16cex:durableId="7B5194F2" w16cex:dateUtc="2025-05-12T23:10:00Z"/>
  <w16cex:commentExtensible w16cex:durableId="573E8C79" w16cex:dateUtc="2025-05-12T23:11:00Z"/>
  <w16cex:commentExtensible w16cex:durableId="13905F0D" w16cex:dateUtc="2025-05-12T23:12:00Z"/>
  <w16cex:commentExtensible w16cex:durableId="53E5254F" w16cex:dateUtc="2025-05-12T23:13:00Z"/>
  <w16cex:commentExtensible w16cex:durableId="4B3C3095" w16cex:dateUtc="2025-05-12T23:17:00Z"/>
  <w16cex:commentExtensible w16cex:durableId="224E4A18" w16cex:dateUtc="2025-05-12T23:19:00Z"/>
  <w16cex:commentExtensible w16cex:durableId="6ED7E236" w16cex:dateUtc="2025-05-12T23:20:00Z"/>
  <w16cex:commentExtensible w16cex:durableId="0CD0AEF9" w16cex:dateUtc="2025-05-12T23:20:00Z"/>
  <w16cex:commentExtensible w16cex:durableId="4738F20F" w16cex:dateUtc="2025-05-12T23:24:00Z"/>
  <w16cex:commentExtensible w16cex:durableId="71AD235D" w16cex:dateUtc="2025-05-12T23:27:00Z"/>
  <w16cex:commentExtensible w16cex:durableId="31A9D55F" w16cex:dateUtc="2025-05-12T23:26:00Z"/>
  <w16cex:commentExtensible w16cex:durableId="1A25B58B" w16cex:dateUtc="2025-05-12T23:28:00Z"/>
  <w16cex:commentExtensible w16cex:durableId="6DBE1EFE" w16cex:dateUtc="2025-05-12T23:29:00Z"/>
  <w16cex:commentExtensible w16cex:durableId="212976ED" w16cex:dateUtc="2025-05-12T23:33:00Z"/>
  <w16cex:commentExtensible w16cex:durableId="1636E579" w16cex:dateUtc="2025-05-12T23:34:00Z"/>
  <w16cex:commentExtensible w16cex:durableId="250397BF" w16cex:dateUtc="2025-05-12T23:36:00Z"/>
  <w16cex:commentExtensible w16cex:durableId="105EFA6E" w16cex:dateUtc="2025-05-12T23:40:00Z"/>
  <w16cex:commentExtensible w16cex:durableId="2183865C" w16cex:dateUtc="2025-05-12T23:41:00Z"/>
  <w16cex:commentExtensible w16cex:durableId="77C8502C" w16cex:dateUtc="2025-05-12T23:41:00Z"/>
  <w16cex:commentExtensible w16cex:durableId="699480CF" w16cex:dateUtc="2025-05-12T23:42:00Z"/>
  <w16cex:commentExtensible w16cex:durableId="4138DADA" w16cex:dateUtc="2025-05-12T23:43:00Z"/>
  <w16cex:commentExtensible w16cex:durableId="44613A69" w16cex:dateUtc="2025-05-12T23:43:00Z"/>
  <w16cex:commentExtensible w16cex:durableId="4C9BAD61" w16cex:dateUtc="2025-05-12T23:44:00Z"/>
  <w16cex:commentExtensible w16cex:durableId="01D48561" w16cex:dateUtc="2025-05-12T23: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9A916D7" w16cid:durableId="598382D3"/>
  <w16cid:commentId w16cid:paraId="72D82DB0" w16cid:durableId="1ED13D52"/>
  <w16cid:commentId w16cid:paraId="72437D4C" w16cid:durableId="1291507F"/>
  <w16cid:commentId w16cid:paraId="440FEE69" w16cid:durableId="57D27A4B"/>
  <w16cid:commentId w16cid:paraId="04902208" w16cid:durableId="0537E2B5"/>
  <w16cid:commentId w16cid:paraId="0EB788C0" w16cid:durableId="083E2F6D"/>
  <w16cid:commentId w16cid:paraId="3D2239C8" w16cid:durableId="6ADDE67F"/>
  <w16cid:commentId w16cid:paraId="7F2BBA3C" w16cid:durableId="43EB0EBF"/>
  <w16cid:commentId w16cid:paraId="733243A0" w16cid:durableId="1E92437D"/>
  <w16cid:commentId w16cid:paraId="6C1AAEEE" w16cid:durableId="6317D9C2"/>
  <w16cid:commentId w16cid:paraId="110FB271" w16cid:durableId="2E587FAE"/>
  <w16cid:commentId w16cid:paraId="5053942F" w16cid:durableId="3FB3337E"/>
  <w16cid:commentId w16cid:paraId="05BEA15F" w16cid:durableId="18A8200C"/>
  <w16cid:commentId w16cid:paraId="78E2B555" w16cid:durableId="595578E3"/>
  <w16cid:commentId w16cid:paraId="51A42E5A" w16cid:durableId="118B0C38"/>
  <w16cid:commentId w16cid:paraId="4F1DEF24" w16cid:durableId="5F27BC83"/>
  <w16cid:commentId w16cid:paraId="05D4005D" w16cid:durableId="021938EA"/>
  <w16cid:commentId w16cid:paraId="11EAAF07" w16cid:durableId="5D6EB993"/>
  <w16cid:commentId w16cid:paraId="0303A9B6" w16cid:durableId="711C8931"/>
  <w16cid:commentId w16cid:paraId="1F45B485" w16cid:durableId="67E3C596"/>
  <w16cid:commentId w16cid:paraId="4EE3CED9" w16cid:durableId="0D6F4393"/>
  <w16cid:commentId w16cid:paraId="07F94B5E" w16cid:durableId="34CADD53"/>
  <w16cid:commentId w16cid:paraId="4E4012D7" w16cid:durableId="12156466"/>
  <w16cid:commentId w16cid:paraId="3DF1F5CD" w16cid:durableId="7D4A42EE"/>
  <w16cid:commentId w16cid:paraId="6CAE578F" w16cid:durableId="6ADDB89C"/>
  <w16cid:commentId w16cid:paraId="3FA4A2D4" w16cid:durableId="06FADEE9"/>
  <w16cid:commentId w16cid:paraId="7E564A0F" w16cid:durableId="5C392D24"/>
  <w16cid:commentId w16cid:paraId="7E5EB79D" w16cid:durableId="5F8EAEBA"/>
  <w16cid:commentId w16cid:paraId="13413077" w16cid:durableId="59F2CC7B"/>
  <w16cid:commentId w16cid:paraId="5C716941" w16cid:durableId="7CDC1BC6"/>
  <w16cid:commentId w16cid:paraId="6C26A46D" w16cid:durableId="40E2327E"/>
  <w16cid:commentId w16cid:paraId="727E1D03" w16cid:durableId="59E85612"/>
  <w16cid:commentId w16cid:paraId="12E056D6" w16cid:durableId="7B5194F2"/>
  <w16cid:commentId w16cid:paraId="320A6180" w16cid:durableId="573E8C79"/>
  <w16cid:commentId w16cid:paraId="37E71A72" w16cid:durableId="13905F0D"/>
  <w16cid:commentId w16cid:paraId="302947BB" w16cid:durableId="53E5254F"/>
  <w16cid:commentId w16cid:paraId="29362C94" w16cid:durableId="4B3C3095"/>
  <w16cid:commentId w16cid:paraId="0DB37FDD" w16cid:durableId="224E4A18"/>
  <w16cid:commentId w16cid:paraId="0AC84EC7" w16cid:durableId="6ED7E236"/>
  <w16cid:commentId w16cid:paraId="06C4C7C4" w16cid:durableId="0CD0AEF9"/>
  <w16cid:commentId w16cid:paraId="1BC17ECD" w16cid:durableId="4738F20F"/>
  <w16cid:commentId w16cid:paraId="528D0332" w16cid:durableId="71AD235D"/>
  <w16cid:commentId w16cid:paraId="4CD023C2" w16cid:durableId="31A9D55F"/>
  <w16cid:commentId w16cid:paraId="0E1DBDA2" w16cid:durableId="1A25B58B"/>
  <w16cid:commentId w16cid:paraId="66FAB3EA" w16cid:durableId="6DBE1EFE"/>
  <w16cid:commentId w16cid:paraId="7CB986DB" w16cid:durableId="212976ED"/>
  <w16cid:commentId w16cid:paraId="12DAC145" w16cid:durableId="1636E579"/>
  <w16cid:commentId w16cid:paraId="49D105DC" w16cid:durableId="250397BF"/>
  <w16cid:commentId w16cid:paraId="07307633" w16cid:durableId="105EFA6E"/>
  <w16cid:commentId w16cid:paraId="0B1820E0" w16cid:durableId="2183865C"/>
  <w16cid:commentId w16cid:paraId="06A5C94F" w16cid:durableId="77C8502C"/>
  <w16cid:commentId w16cid:paraId="208DFB87" w16cid:durableId="699480CF"/>
  <w16cid:commentId w16cid:paraId="1F5AB7CA" w16cid:durableId="4138DADA"/>
  <w16cid:commentId w16cid:paraId="470BC820" w16cid:durableId="44613A69"/>
  <w16cid:commentId w16cid:paraId="5D253110" w16cid:durableId="4C9BAD61"/>
  <w16cid:commentId w16cid:paraId="7F7C2D01" w16cid:durableId="01D4856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drew Seitz">
    <w15:presenceInfo w15:providerId="AD" w15:userId="S::acseitz@alaska.edu::44cbb41f-863f-4973-b509-bb62d657a4f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F41"/>
    <w:rsid w:val="000B54BE"/>
    <w:rsid w:val="000F3A13"/>
    <w:rsid w:val="00165CF2"/>
    <w:rsid w:val="001D6020"/>
    <w:rsid w:val="00225F41"/>
    <w:rsid w:val="002334AF"/>
    <w:rsid w:val="0024442C"/>
    <w:rsid w:val="002E2F0C"/>
    <w:rsid w:val="00301B09"/>
    <w:rsid w:val="00341068"/>
    <w:rsid w:val="003C6AF2"/>
    <w:rsid w:val="00425B3C"/>
    <w:rsid w:val="00435648"/>
    <w:rsid w:val="004B0AFE"/>
    <w:rsid w:val="005046C0"/>
    <w:rsid w:val="00505C13"/>
    <w:rsid w:val="0056231A"/>
    <w:rsid w:val="005751B9"/>
    <w:rsid w:val="005C376F"/>
    <w:rsid w:val="00680572"/>
    <w:rsid w:val="006D2A0E"/>
    <w:rsid w:val="00756BE6"/>
    <w:rsid w:val="00787E3B"/>
    <w:rsid w:val="007B0A23"/>
    <w:rsid w:val="007D6F7E"/>
    <w:rsid w:val="008206C3"/>
    <w:rsid w:val="00851181"/>
    <w:rsid w:val="00862CCF"/>
    <w:rsid w:val="00981DF5"/>
    <w:rsid w:val="009B5837"/>
    <w:rsid w:val="00A010C9"/>
    <w:rsid w:val="00A03DDF"/>
    <w:rsid w:val="00A338E2"/>
    <w:rsid w:val="00A763F5"/>
    <w:rsid w:val="00A92FE3"/>
    <w:rsid w:val="00B11394"/>
    <w:rsid w:val="00B2131B"/>
    <w:rsid w:val="00BC4D7C"/>
    <w:rsid w:val="00CC167C"/>
    <w:rsid w:val="00D541FE"/>
    <w:rsid w:val="00DA1360"/>
    <w:rsid w:val="00DE4227"/>
    <w:rsid w:val="00DF1820"/>
    <w:rsid w:val="00E03443"/>
    <w:rsid w:val="00E45575"/>
    <w:rsid w:val="00F219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583FE0"/>
  <w15:chartTrackingRefBased/>
  <w15:docId w15:val="{74DEECE5-07B8-EA4B-AB65-852EFB4DB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5F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5F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5F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5F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5F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5F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5F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5F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5F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5F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5F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5F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5F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5F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5F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5F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5F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5F41"/>
    <w:rPr>
      <w:rFonts w:eastAsiaTheme="majorEastAsia" w:cstheme="majorBidi"/>
      <w:color w:val="272727" w:themeColor="text1" w:themeTint="D8"/>
    </w:rPr>
  </w:style>
  <w:style w:type="paragraph" w:styleId="Title">
    <w:name w:val="Title"/>
    <w:basedOn w:val="Normal"/>
    <w:next w:val="Normal"/>
    <w:link w:val="TitleChar"/>
    <w:uiPriority w:val="10"/>
    <w:qFormat/>
    <w:rsid w:val="00225F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5F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5F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5F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5F41"/>
    <w:pPr>
      <w:spacing w:before="160"/>
      <w:jc w:val="center"/>
    </w:pPr>
    <w:rPr>
      <w:i/>
      <w:iCs/>
      <w:color w:val="404040" w:themeColor="text1" w:themeTint="BF"/>
    </w:rPr>
  </w:style>
  <w:style w:type="character" w:customStyle="1" w:styleId="QuoteChar">
    <w:name w:val="Quote Char"/>
    <w:basedOn w:val="DefaultParagraphFont"/>
    <w:link w:val="Quote"/>
    <w:uiPriority w:val="29"/>
    <w:rsid w:val="00225F41"/>
    <w:rPr>
      <w:i/>
      <w:iCs/>
      <w:color w:val="404040" w:themeColor="text1" w:themeTint="BF"/>
    </w:rPr>
  </w:style>
  <w:style w:type="paragraph" w:styleId="ListParagraph">
    <w:name w:val="List Paragraph"/>
    <w:basedOn w:val="Normal"/>
    <w:uiPriority w:val="34"/>
    <w:qFormat/>
    <w:rsid w:val="00225F41"/>
    <w:pPr>
      <w:ind w:left="720"/>
      <w:contextualSpacing/>
    </w:pPr>
  </w:style>
  <w:style w:type="character" w:styleId="IntenseEmphasis">
    <w:name w:val="Intense Emphasis"/>
    <w:basedOn w:val="DefaultParagraphFont"/>
    <w:uiPriority w:val="21"/>
    <w:qFormat/>
    <w:rsid w:val="00225F41"/>
    <w:rPr>
      <w:i/>
      <w:iCs/>
      <w:color w:val="0F4761" w:themeColor="accent1" w:themeShade="BF"/>
    </w:rPr>
  </w:style>
  <w:style w:type="paragraph" w:styleId="IntenseQuote">
    <w:name w:val="Intense Quote"/>
    <w:basedOn w:val="Normal"/>
    <w:next w:val="Normal"/>
    <w:link w:val="IntenseQuoteChar"/>
    <w:uiPriority w:val="30"/>
    <w:qFormat/>
    <w:rsid w:val="00225F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5F41"/>
    <w:rPr>
      <w:i/>
      <w:iCs/>
      <w:color w:val="0F4761" w:themeColor="accent1" w:themeShade="BF"/>
    </w:rPr>
  </w:style>
  <w:style w:type="character" w:styleId="IntenseReference">
    <w:name w:val="Intense Reference"/>
    <w:basedOn w:val="DefaultParagraphFont"/>
    <w:uiPriority w:val="32"/>
    <w:qFormat/>
    <w:rsid w:val="00225F41"/>
    <w:rPr>
      <w:b/>
      <w:bCs/>
      <w:smallCaps/>
      <w:color w:val="0F4761" w:themeColor="accent1" w:themeShade="BF"/>
      <w:spacing w:val="5"/>
    </w:rPr>
  </w:style>
  <w:style w:type="table" w:styleId="PlainTable5">
    <w:name w:val="Plain Table 5"/>
    <w:basedOn w:val="TableNormal"/>
    <w:uiPriority w:val="45"/>
    <w:rsid w:val="00225F41"/>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unhideWhenUsed/>
    <w:rsid w:val="00E45575"/>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Revision">
    <w:name w:val="Revision"/>
    <w:hidden/>
    <w:uiPriority w:val="99"/>
    <w:semiHidden/>
    <w:rsid w:val="00851181"/>
    <w:pPr>
      <w:spacing w:after="0" w:line="240" w:lineRule="auto"/>
    </w:pPr>
  </w:style>
  <w:style w:type="character" w:styleId="CommentReference">
    <w:name w:val="annotation reference"/>
    <w:basedOn w:val="DefaultParagraphFont"/>
    <w:uiPriority w:val="99"/>
    <w:semiHidden/>
    <w:unhideWhenUsed/>
    <w:rsid w:val="00851181"/>
    <w:rPr>
      <w:sz w:val="16"/>
      <w:szCs w:val="16"/>
    </w:rPr>
  </w:style>
  <w:style w:type="paragraph" w:styleId="CommentText">
    <w:name w:val="annotation text"/>
    <w:basedOn w:val="Normal"/>
    <w:link w:val="CommentTextChar"/>
    <w:uiPriority w:val="99"/>
    <w:unhideWhenUsed/>
    <w:rsid w:val="00851181"/>
    <w:pPr>
      <w:spacing w:line="240" w:lineRule="auto"/>
    </w:pPr>
    <w:rPr>
      <w:sz w:val="20"/>
      <w:szCs w:val="20"/>
    </w:rPr>
  </w:style>
  <w:style w:type="character" w:customStyle="1" w:styleId="CommentTextChar">
    <w:name w:val="Comment Text Char"/>
    <w:basedOn w:val="DefaultParagraphFont"/>
    <w:link w:val="CommentText"/>
    <w:uiPriority w:val="99"/>
    <w:rsid w:val="00851181"/>
    <w:rPr>
      <w:sz w:val="20"/>
      <w:szCs w:val="20"/>
    </w:rPr>
  </w:style>
  <w:style w:type="paragraph" w:styleId="CommentSubject">
    <w:name w:val="annotation subject"/>
    <w:basedOn w:val="CommentText"/>
    <w:next w:val="CommentText"/>
    <w:link w:val="CommentSubjectChar"/>
    <w:uiPriority w:val="99"/>
    <w:semiHidden/>
    <w:unhideWhenUsed/>
    <w:rsid w:val="00851181"/>
    <w:rPr>
      <w:b/>
      <w:bCs/>
    </w:rPr>
  </w:style>
  <w:style w:type="character" w:customStyle="1" w:styleId="CommentSubjectChar">
    <w:name w:val="Comment Subject Char"/>
    <w:basedOn w:val="CommentTextChar"/>
    <w:link w:val="CommentSubject"/>
    <w:uiPriority w:val="99"/>
    <w:semiHidden/>
    <w:rsid w:val="0085118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webSettings" Target="webSettings.xml"/><Relationship Id="rId21" Type="http://schemas.openxmlformats.org/officeDocument/2006/relationships/image" Target="media/image14.png"/><Relationship Id="rId7" Type="http://schemas.microsoft.com/office/2018/08/relationships/commentsExtensible" Target="commentsExtensible.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ettings" Target="setting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styles" Target="styles.xml"/><Relationship Id="rId6" Type="http://schemas.microsoft.com/office/2016/09/relationships/commentsIds" Target="commentsIds.xml"/><Relationship Id="rId11" Type="http://schemas.openxmlformats.org/officeDocument/2006/relationships/image" Target="media/image4.png"/><Relationship Id="rId24" Type="http://schemas.openxmlformats.org/officeDocument/2006/relationships/theme" Target="theme/theme1.xml"/><Relationship Id="rId5" Type="http://schemas.microsoft.com/office/2011/relationships/commentsExtended" Target="commentsExtended.xml"/><Relationship Id="rId15" Type="http://schemas.openxmlformats.org/officeDocument/2006/relationships/image" Target="media/image8.png"/><Relationship Id="rId23" Type="http://schemas.microsoft.com/office/2011/relationships/people" Target="peop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comments" Target="comment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197</TotalTime>
  <Pages>10</Pages>
  <Words>1807</Words>
  <Characters>10304</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 Gietzmann-Sanders</dc:creator>
  <cp:keywords/>
  <dc:description/>
  <cp:lastModifiedBy>Andrew Seitz</cp:lastModifiedBy>
  <cp:revision>8</cp:revision>
  <dcterms:created xsi:type="dcterms:W3CDTF">2025-05-12T19:34:00Z</dcterms:created>
  <dcterms:modified xsi:type="dcterms:W3CDTF">2025-05-12T23:45:00Z</dcterms:modified>
</cp:coreProperties>
</file>