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D7C50A" w14:textId="5B5B867D" w:rsidR="00B109BF" w:rsidRDefault="0066476B" w:rsidP="002F222A">
      <w:pPr>
        <w:rPr>
          <w:rFonts w:ascii="Georgia" w:hAnsi="Georgia"/>
          <w:sz w:val="22"/>
          <w:szCs w:val="22"/>
        </w:rPr>
      </w:pPr>
      <w:r>
        <w:rPr>
          <w:rFonts w:ascii="Georgia" w:hAnsi="Georgia"/>
          <w:sz w:val="22"/>
          <w:szCs w:val="22"/>
        </w:rPr>
        <w:t xml:space="preserve">Chinook salmon travel large distances over the course of their lives. Born in freshwater streams </w:t>
      </w:r>
      <w:ins w:id="0" w:author="Seitz" w:date="2025-07-29T11:30:00Z">
        <w:r w:rsidR="00C70DC7">
          <w:rPr>
            <w:rFonts w:ascii="Georgia" w:hAnsi="Georgia"/>
            <w:sz w:val="22"/>
            <w:szCs w:val="22"/>
          </w:rPr>
          <w:t xml:space="preserve">that drain </w:t>
        </w:r>
      </w:ins>
      <w:r>
        <w:rPr>
          <w:rFonts w:ascii="Georgia" w:hAnsi="Georgia"/>
          <w:sz w:val="22"/>
          <w:szCs w:val="22"/>
        </w:rPr>
        <w:t>in</w:t>
      </w:r>
      <w:ins w:id="1" w:author="Seitz" w:date="2025-07-29T11:30:00Z">
        <w:r w:rsidR="00C70DC7">
          <w:rPr>
            <w:rFonts w:ascii="Georgia" w:hAnsi="Georgia"/>
            <w:sz w:val="22"/>
            <w:szCs w:val="22"/>
          </w:rPr>
          <w:t>to</w:t>
        </w:r>
      </w:ins>
      <w:r>
        <w:rPr>
          <w:rFonts w:ascii="Georgia" w:hAnsi="Georgia"/>
          <w:sz w:val="22"/>
          <w:szCs w:val="22"/>
        </w:rPr>
        <w:t xml:space="preserve"> the </w:t>
      </w:r>
      <w:commentRangeStart w:id="2"/>
      <w:ins w:id="3" w:author="Seitz" w:date="2025-07-29T11:29:00Z">
        <w:r w:rsidR="00C70DC7">
          <w:rPr>
            <w:rFonts w:ascii="Georgia" w:hAnsi="Georgia"/>
            <w:sz w:val="22"/>
            <w:szCs w:val="22"/>
          </w:rPr>
          <w:t xml:space="preserve">North </w:t>
        </w:r>
      </w:ins>
      <w:r>
        <w:rPr>
          <w:rFonts w:ascii="Georgia" w:hAnsi="Georgia"/>
          <w:sz w:val="22"/>
          <w:szCs w:val="22"/>
        </w:rPr>
        <w:t>Pacific</w:t>
      </w:r>
      <w:del w:id="4" w:author="Seitz" w:date="2025-07-29T11:29:00Z">
        <w:r w:rsidDel="00C70DC7">
          <w:rPr>
            <w:rFonts w:ascii="Georgia" w:hAnsi="Georgia"/>
            <w:sz w:val="22"/>
            <w:szCs w:val="22"/>
          </w:rPr>
          <w:delText xml:space="preserve"> Northwest</w:delText>
        </w:r>
      </w:del>
      <w:commentRangeEnd w:id="2"/>
      <w:r w:rsidR="00C70DC7">
        <w:rPr>
          <w:rStyle w:val="CommentReference"/>
        </w:rPr>
        <w:commentReference w:id="2"/>
      </w:r>
      <w:r>
        <w:rPr>
          <w:rFonts w:ascii="Georgia" w:hAnsi="Georgia"/>
          <w:sz w:val="22"/>
          <w:szCs w:val="22"/>
        </w:rPr>
        <w:t xml:space="preserve"> they then travel vast distances - thousands of kilometers – </w:t>
      </w:r>
      <w:ins w:id="5" w:author="Seitz" w:date="2025-07-29T11:30:00Z">
        <w:r w:rsidR="00C70DC7">
          <w:rPr>
            <w:rFonts w:ascii="Georgia" w:hAnsi="Georgia"/>
            <w:sz w:val="22"/>
            <w:szCs w:val="22"/>
          </w:rPr>
          <w:t xml:space="preserve">in the ocean, with </w:t>
        </w:r>
      </w:ins>
      <w:ins w:id="6" w:author="Seitz" w:date="2025-07-29T11:31:00Z">
        <w:r w:rsidR="00C70DC7">
          <w:rPr>
            <w:rFonts w:ascii="Georgia" w:hAnsi="Georgia"/>
            <w:sz w:val="22"/>
            <w:szCs w:val="22"/>
          </w:rPr>
          <w:t xml:space="preserve">the majority spending considerable time </w:t>
        </w:r>
      </w:ins>
      <w:r>
        <w:rPr>
          <w:rFonts w:ascii="Georgia" w:hAnsi="Georgia"/>
          <w:sz w:val="22"/>
          <w:szCs w:val="22"/>
        </w:rPr>
        <w:t>in</w:t>
      </w:r>
      <w:del w:id="7" w:author="Seitz" w:date="2025-07-29T11:31:00Z">
        <w:r w:rsidDel="00C70DC7">
          <w:rPr>
            <w:rFonts w:ascii="Georgia" w:hAnsi="Georgia"/>
            <w:sz w:val="22"/>
            <w:szCs w:val="22"/>
          </w:rPr>
          <w:delText>to</w:delText>
        </w:r>
      </w:del>
      <w:r>
        <w:rPr>
          <w:rFonts w:ascii="Georgia" w:hAnsi="Georgia"/>
          <w:sz w:val="22"/>
          <w:szCs w:val="22"/>
        </w:rPr>
        <w:t xml:space="preserve"> the Gulf of Alaska. Here they remain until they mature and make the journey back to their natal rivers to spawn and then die</w:t>
      </w:r>
      <w:r w:rsidR="00AD0F91">
        <w:rPr>
          <w:rFonts w:ascii="Georgia" w:hAnsi="Georgia"/>
          <w:sz w:val="22"/>
          <w:szCs w:val="22"/>
        </w:rPr>
        <w:t xml:space="preserve"> (cite)</w:t>
      </w:r>
      <w:r>
        <w:rPr>
          <w:rFonts w:ascii="Georgia" w:hAnsi="Georgia"/>
          <w:sz w:val="22"/>
          <w:szCs w:val="22"/>
        </w:rPr>
        <w:t>. By applying</w:t>
      </w:r>
      <w:r w:rsidR="002F222A" w:rsidRPr="002F222A">
        <w:rPr>
          <w:rFonts w:ascii="Georgia" w:hAnsi="Georgia"/>
          <w:sz w:val="22"/>
          <w:szCs w:val="22"/>
        </w:rPr>
        <w:t xml:space="preserve"> probabilistic deep learning to a multiyear tagging dataset, we </w:t>
      </w:r>
      <w:r>
        <w:rPr>
          <w:rFonts w:ascii="Georgia" w:hAnsi="Georgia"/>
          <w:sz w:val="22"/>
          <w:szCs w:val="22"/>
        </w:rPr>
        <w:t xml:space="preserve">were able to </w:t>
      </w:r>
      <w:r w:rsidR="002F222A" w:rsidRPr="002F222A">
        <w:rPr>
          <w:rFonts w:ascii="Georgia" w:hAnsi="Georgia"/>
          <w:sz w:val="22"/>
          <w:szCs w:val="22"/>
        </w:rPr>
        <w:t xml:space="preserve">uncover fine-scale </w:t>
      </w:r>
      <w:ins w:id="8" w:author="Seitz" w:date="2025-07-29T11:31:00Z">
        <w:r w:rsidR="00C70DC7">
          <w:rPr>
            <w:rFonts w:ascii="Georgia" w:hAnsi="Georgia"/>
            <w:sz w:val="22"/>
            <w:szCs w:val="22"/>
          </w:rPr>
          <w:t xml:space="preserve">depth </w:t>
        </w:r>
      </w:ins>
      <w:r w:rsidR="002F222A" w:rsidRPr="002F222A">
        <w:rPr>
          <w:rFonts w:ascii="Georgia" w:hAnsi="Georgia"/>
          <w:sz w:val="22"/>
          <w:szCs w:val="22"/>
        </w:rPr>
        <w:t xml:space="preserve">patterns </w:t>
      </w:r>
      <w:del w:id="9" w:author="Seitz" w:date="2025-07-29T11:31:00Z">
        <w:r w:rsidDel="00C70DC7">
          <w:rPr>
            <w:rFonts w:ascii="Georgia" w:hAnsi="Georgia"/>
            <w:sz w:val="22"/>
            <w:szCs w:val="22"/>
          </w:rPr>
          <w:delText>in how near</w:delText>
        </w:r>
      </w:del>
      <w:ins w:id="10" w:author="Seitz" w:date="2025-07-29T11:31:00Z">
        <w:r w:rsidR="00C70DC7">
          <w:rPr>
            <w:rFonts w:ascii="Georgia" w:hAnsi="Georgia"/>
            <w:sz w:val="22"/>
            <w:szCs w:val="22"/>
          </w:rPr>
          <w:t xml:space="preserve">of </w:t>
        </w:r>
      </w:ins>
      <w:del w:id="11" w:author="Seitz" w:date="2025-07-29T11:31:00Z">
        <w:r w:rsidDel="00C70DC7">
          <w:rPr>
            <w:rFonts w:ascii="Georgia" w:hAnsi="Georgia"/>
            <w:sz w:val="22"/>
            <w:szCs w:val="22"/>
          </w:rPr>
          <w:delText xml:space="preserve"> </w:delText>
        </w:r>
      </w:del>
      <w:ins w:id="12" w:author="Seitz" w:date="2025-07-29T11:31:00Z">
        <w:r w:rsidR="00C70DC7">
          <w:rPr>
            <w:rFonts w:ascii="Georgia" w:hAnsi="Georgia"/>
            <w:sz w:val="22"/>
            <w:szCs w:val="22"/>
          </w:rPr>
          <w:t>near</w:t>
        </w:r>
        <w:r w:rsidR="00C70DC7">
          <w:rPr>
            <w:rFonts w:ascii="Georgia" w:hAnsi="Georgia"/>
            <w:sz w:val="22"/>
            <w:szCs w:val="22"/>
          </w:rPr>
          <w:t>-</w:t>
        </w:r>
      </w:ins>
      <w:r>
        <w:rPr>
          <w:rFonts w:ascii="Georgia" w:hAnsi="Georgia"/>
          <w:sz w:val="22"/>
          <w:szCs w:val="22"/>
        </w:rPr>
        <w:t xml:space="preserve">mature Chinook salmon </w:t>
      </w:r>
      <w:del w:id="13" w:author="Seitz" w:date="2025-07-29T11:31:00Z">
        <w:r w:rsidDel="00C70DC7">
          <w:rPr>
            <w:rFonts w:ascii="Georgia" w:hAnsi="Georgia"/>
            <w:sz w:val="22"/>
            <w:szCs w:val="22"/>
          </w:rPr>
          <w:delText>take advantage of the water column while they occupy</w:delText>
        </w:r>
      </w:del>
      <w:ins w:id="14" w:author="Seitz" w:date="2025-07-29T11:31:00Z">
        <w:r w:rsidR="00C70DC7">
          <w:rPr>
            <w:rFonts w:ascii="Georgia" w:hAnsi="Georgia"/>
            <w:sz w:val="22"/>
            <w:szCs w:val="22"/>
          </w:rPr>
          <w:t>in</w:t>
        </w:r>
      </w:ins>
      <w:r>
        <w:rPr>
          <w:rFonts w:ascii="Georgia" w:hAnsi="Georgia"/>
          <w:sz w:val="22"/>
          <w:szCs w:val="22"/>
        </w:rPr>
        <w:t xml:space="preserve"> the Gulf of Alaska</w:t>
      </w:r>
      <w:r w:rsidR="002F222A" w:rsidRPr="002F222A">
        <w:rPr>
          <w:rFonts w:ascii="Georgia" w:hAnsi="Georgia"/>
          <w:sz w:val="22"/>
          <w:szCs w:val="22"/>
        </w:rPr>
        <w:t>.</w:t>
      </w:r>
      <w:r>
        <w:rPr>
          <w:rFonts w:ascii="Georgia" w:hAnsi="Georgia"/>
          <w:sz w:val="22"/>
          <w:szCs w:val="22"/>
        </w:rPr>
        <w:t xml:space="preserve"> </w:t>
      </w:r>
    </w:p>
    <w:p w14:paraId="56CC0FBB" w14:textId="70BB1C04" w:rsidR="002F222A" w:rsidRPr="002F222A" w:rsidRDefault="002F222A" w:rsidP="002F222A">
      <w:pPr>
        <w:rPr>
          <w:rFonts w:ascii="Georgia" w:hAnsi="Georgia"/>
          <w:sz w:val="22"/>
          <w:szCs w:val="22"/>
        </w:rPr>
      </w:pPr>
      <w:del w:id="15" w:author="Seitz" w:date="2025-07-29T11:32:00Z">
        <w:r w:rsidRPr="002F222A" w:rsidDel="00C70DC7">
          <w:rPr>
            <w:rFonts w:ascii="Georgia" w:hAnsi="Georgia"/>
            <w:sz w:val="22"/>
            <w:szCs w:val="22"/>
          </w:rPr>
          <w:delText>First, t</w:delText>
        </w:r>
      </w:del>
      <w:commentRangeStart w:id="16"/>
      <w:ins w:id="17" w:author="Seitz" w:date="2025-07-29T11:32:00Z">
        <w:r w:rsidR="00C70DC7">
          <w:rPr>
            <w:rFonts w:ascii="Georgia" w:hAnsi="Georgia"/>
            <w:sz w:val="22"/>
            <w:szCs w:val="22"/>
          </w:rPr>
          <w:t>T</w:t>
        </w:r>
      </w:ins>
      <w:commentRangeEnd w:id="16"/>
      <w:ins w:id="18" w:author="Seitz" w:date="2025-07-29T11:46:00Z">
        <w:r w:rsidR="00054D47">
          <w:rPr>
            <w:rStyle w:val="CommentReference"/>
          </w:rPr>
          <w:commentReference w:id="16"/>
        </w:r>
      </w:ins>
      <w:r w:rsidRPr="002F222A">
        <w:rPr>
          <w:rFonts w:ascii="Georgia" w:hAnsi="Georgia"/>
          <w:sz w:val="22"/>
          <w:szCs w:val="22"/>
        </w:rPr>
        <w:t>he model was able to capture considerable variation in Chinook salmon</w:t>
      </w:r>
      <w:ins w:id="19" w:author="Seitz" w:date="2025-07-29T11:34:00Z">
        <w:r w:rsidR="00595993">
          <w:rPr>
            <w:rFonts w:ascii="Georgia" w:hAnsi="Georgia"/>
            <w:sz w:val="22"/>
            <w:szCs w:val="22"/>
          </w:rPr>
          <w:t xml:space="preserve"> diving</w:t>
        </w:r>
      </w:ins>
      <w:r w:rsidRPr="002F222A">
        <w:rPr>
          <w:rFonts w:ascii="Georgia" w:hAnsi="Georgia"/>
          <w:sz w:val="22"/>
          <w:szCs w:val="22"/>
        </w:rPr>
        <w:t xml:space="preserve"> behavior over the course of the year</w:t>
      </w:r>
      <w:ins w:id="20" w:author="Seitz" w:date="2025-07-29T11:41:00Z">
        <w:r w:rsidR="00054D47">
          <w:rPr>
            <w:rFonts w:ascii="Georgia" w:hAnsi="Georgia"/>
            <w:sz w:val="22"/>
            <w:szCs w:val="22"/>
          </w:rPr>
          <w:t xml:space="preserve"> and </w:t>
        </w:r>
      </w:ins>
      <w:del w:id="21" w:author="Seitz" w:date="2025-07-29T11:41:00Z">
        <w:r w:rsidRPr="002F222A" w:rsidDel="00054D47">
          <w:rPr>
            <w:rFonts w:ascii="Georgia" w:hAnsi="Georgia"/>
            <w:sz w:val="22"/>
            <w:szCs w:val="22"/>
          </w:rPr>
          <w:delText>.</w:delText>
        </w:r>
      </w:del>
      <w:r w:rsidRPr="002F222A">
        <w:rPr>
          <w:rFonts w:ascii="Georgia" w:hAnsi="Georgia"/>
          <w:sz w:val="22"/>
          <w:szCs w:val="22"/>
        </w:rPr>
        <w:t xml:space="preserve"> </w:t>
      </w:r>
      <w:del w:id="22" w:author="Seitz" w:date="2025-07-29T11:34:00Z">
        <w:r w:rsidRPr="002F222A" w:rsidDel="00595993">
          <w:rPr>
            <w:rFonts w:ascii="Georgia" w:hAnsi="Georgia"/>
            <w:sz w:val="22"/>
            <w:szCs w:val="22"/>
          </w:rPr>
          <w:delText>In parallel with</w:delText>
        </w:r>
      </w:del>
      <w:del w:id="23" w:author="Seitz" w:date="2025-07-29T11:41:00Z">
        <w:r w:rsidRPr="002F222A" w:rsidDel="00054D47">
          <w:rPr>
            <w:rFonts w:ascii="Georgia" w:hAnsi="Georgia"/>
            <w:sz w:val="22"/>
            <w:szCs w:val="22"/>
          </w:rPr>
          <w:delText xml:space="preserve"> prior research (Arostegui, 2017) (Freshwater, 2024) </w:delText>
        </w:r>
      </w:del>
      <w:ins w:id="24" w:author="Seitz" w:date="2025-07-29T11:41:00Z">
        <w:r w:rsidR="00054D47">
          <w:rPr>
            <w:rFonts w:ascii="Georgia" w:hAnsi="Georgia"/>
            <w:sz w:val="22"/>
            <w:szCs w:val="22"/>
          </w:rPr>
          <w:t xml:space="preserve">specifically, </w:t>
        </w:r>
      </w:ins>
      <w:r w:rsidRPr="002F222A">
        <w:rPr>
          <w:rFonts w:ascii="Georgia" w:hAnsi="Georgia"/>
          <w:sz w:val="22"/>
          <w:szCs w:val="22"/>
        </w:rPr>
        <w:t xml:space="preserve">we identified a pattern of deeper occupancy during the fall and winter </w:t>
      </w:r>
      <w:del w:id="25" w:author="Seitz" w:date="2025-07-29T11:34:00Z">
        <w:r w:rsidRPr="002F222A" w:rsidDel="00595993">
          <w:rPr>
            <w:rFonts w:ascii="Georgia" w:hAnsi="Georgia"/>
            <w:sz w:val="22"/>
            <w:szCs w:val="22"/>
          </w:rPr>
          <w:delText xml:space="preserve">as </w:delText>
        </w:r>
      </w:del>
      <w:r w:rsidRPr="002F222A">
        <w:rPr>
          <w:rFonts w:ascii="Georgia" w:hAnsi="Georgia"/>
          <w:sz w:val="22"/>
          <w:szCs w:val="22"/>
        </w:rPr>
        <w:t xml:space="preserve">compared to </w:t>
      </w:r>
      <w:ins w:id="26" w:author="Seitz" w:date="2025-07-29T11:34:00Z">
        <w:r w:rsidR="00595993">
          <w:rPr>
            <w:rFonts w:ascii="Georgia" w:hAnsi="Georgia"/>
            <w:sz w:val="22"/>
            <w:szCs w:val="22"/>
          </w:rPr>
          <w:t xml:space="preserve">that in </w:t>
        </w:r>
      </w:ins>
      <w:r w:rsidRPr="002F222A">
        <w:rPr>
          <w:rFonts w:ascii="Georgia" w:hAnsi="Georgia"/>
          <w:sz w:val="22"/>
          <w:szCs w:val="22"/>
        </w:rPr>
        <w:t>spring and summer</w:t>
      </w:r>
      <w:ins w:id="27" w:author="Seitz" w:date="2025-07-29T11:42:00Z">
        <w:r w:rsidR="00054D47">
          <w:rPr>
            <w:rFonts w:ascii="Georgia" w:hAnsi="Georgia"/>
            <w:sz w:val="22"/>
            <w:szCs w:val="22"/>
          </w:rPr>
          <w:t>.</w:t>
        </w:r>
      </w:ins>
      <w:del w:id="28" w:author="Seitz" w:date="2025-07-29T11:38:00Z">
        <w:r w:rsidRPr="002F222A" w:rsidDel="00054D47">
          <w:rPr>
            <w:rFonts w:ascii="Georgia" w:hAnsi="Georgia"/>
            <w:sz w:val="22"/>
            <w:szCs w:val="22"/>
          </w:rPr>
          <w:delText xml:space="preserve">. </w:delText>
        </w:r>
      </w:del>
      <w:del w:id="29" w:author="Seitz" w:date="2025-07-29T11:35:00Z">
        <w:r w:rsidRPr="002F222A" w:rsidDel="00595993">
          <w:rPr>
            <w:rFonts w:ascii="Georgia" w:hAnsi="Georgia"/>
            <w:sz w:val="22"/>
            <w:szCs w:val="22"/>
          </w:rPr>
          <w:delText>However, b</w:delText>
        </w:r>
      </w:del>
      <w:ins w:id="30" w:author="Seitz" w:date="2025-07-29T11:38:00Z">
        <w:r w:rsidR="00054D47">
          <w:rPr>
            <w:rFonts w:ascii="Georgia" w:hAnsi="Georgia"/>
            <w:sz w:val="22"/>
            <w:szCs w:val="22"/>
          </w:rPr>
          <w:t xml:space="preserve"> </w:t>
        </w:r>
      </w:ins>
      <w:ins w:id="31" w:author="Seitz" w:date="2025-07-29T11:42:00Z">
        <w:r w:rsidR="00054D47">
          <w:rPr>
            <w:rFonts w:ascii="Georgia" w:hAnsi="Georgia"/>
            <w:sz w:val="22"/>
            <w:szCs w:val="22"/>
          </w:rPr>
          <w:t>B</w:t>
        </w:r>
      </w:ins>
      <w:r w:rsidRPr="002F222A">
        <w:rPr>
          <w:rFonts w:ascii="Georgia" w:hAnsi="Georgia"/>
          <w:sz w:val="22"/>
          <w:szCs w:val="22"/>
        </w:rPr>
        <w:t xml:space="preserve">y using a day-of-year feature </w:t>
      </w:r>
      <w:del w:id="32" w:author="Seitz" w:date="2025-07-29T11:35:00Z">
        <w:r w:rsidRPr="002F222A" w:rsidDel="00595993">
          <w:rPr>
            <w:rFonts w:ascii="Georgia" w:hAnsi="Georgia"/>
            <w:sz w:val="22"/>
            <w:szCs w:val="22"/>
          </w:rPr>
          <w:delText xml:space="preserve">like Freshwater et. </w:delText>
        </w:r>
        <w:r w:rsidR="00595993" w:rsidRPr="002F222A" w:rsidDel="00595993">
          <w:rPr>
            <w:rFonts w:ascii="Georgia" w:hAnsi="Georgia"/>
            <w:sz w:val="22"/>
            <w:szCs w:val="22"/>
          </w:rPr>
          <w:delText>A</w:delText>
        </w:r>
        <w:r w:rsidRPr="002F222A" w:rsidDel="00595993">
          <w:rPr>
            <w:rFonts w:ascii="Georgia" w:hAnsi="Georgia"/>
            <w:sz w:val="22"/>
            <w:szCs w:val="22"/>
          </w:rPr>
          <w:delText>l</w:delText>
        </w:r>
      </w:del>
      <w:r w:rsidRPr="002F222A">
        <w:rPr>
          <w:rFonts w:ascii="Georgia" w:hAnsi="Georgia"/>
          <w:sz w:val="22"/>
          <w:szCs w:val="22"/>
        </w:rPr>
        <w:t xml:space="preserve">, we were able to identify </w:t>
      </w:r>
      <w:del w:id="33" w:author="Seitz" w:date="2025-07-29T11:35:00Z">
        <w:r w:rsidRPr="002F222A" w:rsidDel="00595993">
          <w:rPr>
            <w:rFonts w:ascii="Georgia" w:hAnsi="Georgia"/>
            <w:sz w:val="22"/>
            <w:szCs w:val="22"/>
          </w:rPr>
          <w:delText xml:space="preserve">the </w:delText>
        </w:r>
      </w:del>
      <w:r w:rsidRPr="002F222A">
        <w:rPr>
          <w:rFonts w:ascii="Georgia" w:hAnsi="Georgia"/>
          <w:sz w:val="22"/>
          <w:szCs w:val="22"/>
        </w:rPr>
        <w:t>specific transitions between these two</w:t>
      </w:r>
      <w:ins w:id="34" w:author="Seitz" w:date="2025-07-29T11:36:00Z">
        <w:r w:rsidR="00595993">
          <w:rPr>
            <w:rFonts w:ascii="Georgia" w:hAnsi="Georgia"/>
            <w:sz w:val="22"/>
            <w:szCs w:val="22"/>
          </w:rPr>
          <w:t xml:space="preserve"> behavioral </w:t>
        </w:r>
      </w:ins>
      <w:r w:rsidRPr="002F222A">
        <w:rPr>
          <w:rFonts w:ascii="Georgia" w:hAnsi="Georgia"/>
          <w:sz w:val="22"/>
          <w:szCs w:val="22"/>
        </w:rPr>
        <w:t xml:space="preserve"> mode</w:t>
      </w:r>
      <w:ins w:id="35" w:author="Seitz" w:date="2025-07-29T11:39:00Z">
        <w:r w:rsidR="00054D47">
          <w:rPr>
            <w:rFonts w:ascii="Georgia" w:hAnsi="Georgia"/>
            <w:sz w:val="22"/>
            <w:szCs w:val="22"/>
          </w:rPr>
          <w:t>s</w:t>
        </w:r>
      </w:ins>
      <w:ins w:id="36" w:author="Seitz" w:date="2025-07-29T11:43:00Z">
        <w:r w:rsidR="00054D47">
          <w:rPr>
            <w:rFonts w:ascii="Georgia" w:hAnsi="Georgia"/>
            <w:sz w:val="22"/>
            <w:szCs w:val="22"/>
          </w:rPr>
          <w:t xml:space="preserve"> including</w:t>
        </w:r>
      </w:ins>
      <w:ins w:id="37" w:author="Seitz" w:date="2025-07-29T11:42:00Z">
        <w:r w:rsidR="00054D47" w:rsidRPr="002F222A">
          <w:rPr>
            <w:rFonts w:ascii="Georgia" w:hAnsi="Georgia"/>
            <w:sz w:val="22"/>
            <w:szCs w:val="22"/>
          </w:rPr>
          <w:t xml:space="preserve"> a dramatic shift at the end of September toward deeper water - a result that puts Chinook salmon deepest in mid to late fall rather than in winter. However, a different pattern in the shift back toward shallower waters</w:t>
        </w:r>
      </w:ins>
      <w:ins w:id="38" w:author="Seitz" w:date="2025-07-29T11:44:00Z">
        <w:r w:rsidR="00054D47">
          <w:rPr>
            <w:rFonts w:ascii="Georgia" w:hAnsi="Georgia"/>
            <w:sz w:val="22"/>
            <w:szCs w:val="22"/>
          </w:rPr>
          <w:t xml:space="preserve"> was observed when </w:t>
        </w:r>
        <w:r w:rsidR="00054D47" w:rsidRPr="002F222A">
          <w:rPr>
            <w:rFonts w:ascii="Georgia" w:hAnsi="Georgia"/>
            <w:sz w:val="22"/>
            <w:szCs w:val="22"/>
          </w:rPr>
          <w:t xml:space="preserve">a consistent, gradual shift </w:t>
        </w:r>
        <w:r w:rsidR="00054D47">
          <w:rPr>
            <w:rFonts w:ascii="Georgia" w:hAnsi="Georgia"/>
            <w:sz w:val="22"/>
            <w:szCs w:val="22"/>
          </w:rPr>
          <w:t xml:space="preserve">in Chinook depth occupancy </w:t>
        </w:r>
        <w:r w:rsidR="00054D47" w:rsidRPr="002F222A">
          <w:rPr>
            <w:rFonts w:ascii="Georgia" w:hAnsi="Georgia"/>
            <w:sz w:val="22"/>
            <w:szCs w:val="22"/>
          </w:rPr>
          <w:t xml:space="preserve">beginning in February </w:t>
        </w:r>
        <w:r w:rsidR="00054D47">
          <w:rPr>
            <w:rFonts w:ascii="Georgia" w:hAnsi="Georgia"/>
            <w:sz w:val="22"/>
            <w:szCs w:val="22"/>
          </w:rPr>
          <w:t>occurred</w:t>
        </w:r>
        <w:r w:rsidR="00054D47" w:rsidRPr="002F222A">
          <w:rPr>
            <w:rFonts w:ascii="Georgia" w:hAnsi="Georgia"/>
            <w:sz w:val="22"/>
            <w:szCs w:val="22"/>
          </w:rPr>
          <w:t xml:space="preserve"> </w:t>
        </w:r>
        <w:r w:rsidR="00054D47">
          <w:rPr>
            <w:rFonts w:ascii="Georgia" w:hAnsi="Georgia"/>
            <w:sz w:val="22"/>
            <w:szCs w:val="22"/>
          </w:rPr>
          <w:t>continuously</w:t>
        </w:r>
        <w:r w:rsidR="00054D47" w:rsidRPr="002F222A">
          <w:rPr>
            <w:rFonts w:ascii="Georgia" w:hAnsi="Georgia"/>
            <w:sz w:val="22"/>
            <w:szCs w:val="22"/>
          </w:rPr>
          <w:t xml:space="preserve"> through </w:t>
        </w:r>
        <w:proofErr w:type="gramStart"/>
        <w:r w:rsidR="00054D47" w:rsidRPr="002F222A">
          <w:rPr>
            <w:rFonts w:ascii="Georgia" w:hAnsi="Georgia"/>
            <w:sz w:val="22"/>
            <w:szCs w:val="22"/>
          </w:rPr>
          <w:t xml:space="preserve">June. </w:t>
        </w:r>
        <w:r w:rsidR="00054D47">
          <w:rPr>
            <w:rFonts w:ascii="Georgia" w:hAnsi="Georgia"/>
            <w:sz w:val="22"/>
            <w:szCs w:val="22"/>
          </w:rPr>
          <w:t xml:space="preserve"> </w:t>
        </w:r>
      </w:ins>
      <w:proofErr w:type="gramEnd"/>
      <w:del w:id="39" w:author="Seitz" w:date="2025-07-29T11:39:00Z">
        <w:r w:rsidRPr="002F222A" w:rsidDel="00054D47">
          <w:rPr>
            <w:rFonts w:ascii="Georgia" w:hAnsi="Georgia"/>
            <w:sz w:val="22"/>
            <w:szCs w:val="22"/>
          </w:rPr>
          <w:delText>s</w:delText>
        </w:r>
      </w:del>
      <w:del w:id="40" w:author="Seitz" w:date="2025-07-29T11:36:00Z">
        <w:r w:rsidRPr="002F222A" w:rsidDel="00595993">
          <w:rPr>
            <w:rFonts w:ascii="Georgia" w:hAnsi="Georgia"/>
            <w:sz w:val="22"/>
            <w:szCs w:val="22"/>
          </w:rPr>
          <w:delText xml:space="preserve">. </w:delText>
        </w:r>
        <w:r w:rsidR="001638AA" w:rsidDel="00595993">
          <w:rPr>
            <w:rFonts w:ascii="Georgia" w:hAnsi="Georgia"/>
            <w:sz w:val="22"/>
            <w:szCs w:val="22"/>
          </w:rPr>
          <w:delText>Akin</w:delText>
        </w:r>
      </w:del>
      <w:r w:rsidR="001638AA">
        <w:rPr>
          <w:rFonts w:ascii="Georgia" w:hAnsi="Georgia"/>
          <w:sz w:val="22"/>
          <w:szCs w:val="22"/>
        </w:rPr>
        <w:t xml:space="preserve"> </w:t>
      </w:r>
      <w:del w:id="41" w:author="Seitz" w:date="2025-07-29T11:39:00Z">
        <w:r w:rsidR="001638AA" w:rsidDel="00054D47">
          <w:rPr>
            <w:rFonts w:ascii="Georgia" w:hAnsi="Georgia"/>
            <w:sz w:val="22"/>
            <w:szCs w:val="22"/>
          </w:rPr>
          <w:delText>to what</w:delText>
        </w:r>
      </w:del>
      <w:ins w:id="42" w:author="Seitz" w:date="2025-07-29T11:39:00Z">
        <w:r w:rsidR="00054D47">
          <w:rPr>
            <w:rFonts w:ascii="Georgia" w:hAnsi="Georgia"/>
            <w:sz w:val="22"/>
            <w:szCs w:val="22"/>
          </w:rPr>
          <w:t>Similar behavior</w:t>
        </w:r>
      </w:ins>
      <w:r w:rsidR="001638AA">
        <w:rPr>
          <w:rFonts w:ascii="Georgia" w:hAnsi="Georgia"/>
          <w:sz w:val="22"/>
          <w:szCs w:val="22"/>
        </w:rPr>
        <w:t xml:space="preserve"> was found </w:t>
      </w:r>
      <w:del w:id="43" w:author="Seitz" w:date="2025-07-29T11:39:00Z">
        <w:r w:rsidR="001638AA" w:rsidDel="00054D47">
          <w:rPr>
            <w:rFonts w:ascii="Georgia" w:hAnsi="Georgia"/>
            <w:sz w:val="22"/>
            <w:szCs w:val="22"/>
          </w:rPr>
          <w:delText>for</w:delText>
        </w:r>
      </w:del>
      <w:ins w:id="44" w:author="Seitz" w:date="2025-07-29T11:39:00Z">
        <w:r w:rsidR="00054D47">
          <w:rPr>
            <w:rFonts w:ascii="Georgia" w:hAnsi="Georgia"/>
            <w:sz w:val="22"/>
            <w:szCs w:val="22"/>
          </w:rPr>
          <w:t>in</w:t>
        </w:r>
      </w:ins>
      <w:r w:rsidR="001638AA">
        <w:rPr>
          <w:rFonts w:ascii="Georgia" w:hAnsi="Georgia"/>
          <w:sz w:val="22"/>
          <w:szCs w:val="22"/>
        </w:rPr>
        <w:t xml:space="preserve"> Chinook salmon near British Columbia</w:t>
      </w:r>
      <w:r w:rsidRPr="002F222A">
        <w:rPr>
          <w:rFonts w:ascii="Georgia" w:hAnsi="Georgia"/>
          <w:sz w:val="22"/>
          <w:szCs w:val="22"/>
        </w:rPr>
        <w:t xml:space="preserve"> </w:t>
      </w:r>
      <w:r w:rsidR="001638AA">
        <w:rPr>
          <w:rFonts w:ascii="Georgia" w:hAnsi="Georgia"/>
          <w:sz w:val="22"/>
          <w:szCs w:val="22"/>
        </w:rPr>
        <w:t>(Freshwater, 2024)</w:t>
      </w:r>
      <w:ins w:id="45" w:author="Seitz" w:date="2025-07-29T11:45:00Z">
        <w:r w:rsidR="00054D47">
          <w:rPr>
            <w:rFonts w:ascii="Georgia" w:hAnsi="Georgia"/>
            <w:sz w:val="22"/>
            <w:szCs w:val="22"/>
          </w:rPr>
          <w:t xml:space="preserve">, however those individuals </w:t>
        </w:r>
      </w:ins>
      <w:ins w:id="46" w:author="Seitz" w:date="2025-07-29T11:46:00Z">
        <w:r w:rsidR="00054D47">
          <w:rPr>
            <w:rFonts w:ascii="Georgia" w:hAnsi="Georgia"/>
            <w:sz w:val="22"/>
            <w:szCs w:val="22"/>
          </w:rPr>
          <w:t xml:space="preserve">shifted </w:t>
        </w:r>
        <w:r w:rsidR="00054D47">
          <w:rPr>
            <w:rFonts w:ascii="Georgia" w:hAnsi="Georgia"/>
            <w:sz w:val="22"/>
            <w:szCs w:val="22"/>
          </w:rPr>
          <w:t xml:space="preserve">more </w:t>
        </w:r>
        <w:r w:rsidR="00054D47">
          <w:rPr>
            <w:rFonts w:ascii="Georgia" w:hAnsi="Georgia"/>
            <w:sz w:val="22"/>
            <w:szCs w:val="22"/>
          </w:rPr>
          <w:t>abruptly b</w:t>
        </w:r>
        <w:r w:rsidR="00054D47">
          <w:rPr>
            <w:rFonts w:ascii="Georgia" w:hAnsi="Georgia"/>
            <w:sz w:val="22"/>
            <w:szCs w:val="22"/>
          </w:rPr>
          <w:t>ack to shallower water in April</w:t>
        </w:r>
      </w:ins>
      <w:ins w:id="47" w:author="Seitz" w:date="2025-07-29T11:36:00Z">
        <w:r w:rsidR="00595993">
          <w:rPr>
            <w:rFonts w:ascii="Georgia" w:hAnsi="Georgia"/>
            <w:sz w:val="22"/>
            <w:szCs w:val="22"/>
          </w:rPr>
          <w:t>.</w:t>
        </w:r>
      </w:ins>
      <w:commentRangeStart w:id="48"/>
      <w:r w:rsidR="001638AA">
        <w:rPr>
          <w:rFonts w:ascii="Georgia" w:hAnsi="Georgia"/>
          <w:sz w:val="22"/>
          <w:szCs w:val="22"/>
        </w:rPr>
        <w:t xml:space="preserve"> </w:t>
      </w:r>
      <w:commentRangeEnd w:id="48"/>
      <w:r w:rsidR="00054D47">
        <w:rPr>
          <w:rStyle w:val="CommentReference"/>
        </w:rPr>
        <w:commentReference w:id="48"/>
      </w:r>
      <w:del w:id="49" w:author="Seitz" w:date="2025-07-29T11:37:00Z">
        <w:r w:rsidRPr="002F222A" w:rsidDel="00595993">
          <w:rPr>
            <w:rFonts w:ascii="Georgia" w:hAnsi="Georgia"/>
            <w:sz w:val="22"/>
            <w:szCs w:val="22"/>
          </w:rPr>
          <w:delText xml:space="preserve">we </w:delText>
        </w:r>
      </w:del>
      <w:del w:id="50" w:author="Seitz" w:date="2025-07-29T11:42:00Z">
        <w:r w:rsidRPr="002F222A" w:rsidDel="00054D47">
          <w:rPr>
            <w:rFonts w:ascii="Georgia" w:hAnsi="Georgia"/>
            <w:sz w:val="22"/>
            <w:szCs w:val="22"/>
          </w:rPr>
          <w:delText xml:space="preserve">saw a dramatic shift at the end of September toward deeper water - a result that puts Chinook salmon deepest in mid to late fall rather than in winter. However, our results suggest a different pattern in the shift back toward shallower waters. </w:delText>
        </w:r>
      </w:del>
      <w:del w:id="51" w:author="Seitz" w:date="2025-07-29T11:45:00Z">
        <w:r w:rsidRPr="002F222A" w:rsidDel="00054D47">
          <w:rPr>
            <w:rFonts w:ascii="Georgia" w:hAnsi="Georgia"/>
            <w:sz w:val="22"/>
            <w:szCs w:val="22"/>
          </w:rPr>
          <w:delText>Specifically</w:delText>
        </w:r>
        <w:r w:rsidR="001638AA" w:rsidDel="00054D47">
          <w:rPr>
            <w:rFonts w:ascii="Georgia" w:hAnsi="Georgia"/>
            <w:sz w:val="22"/>
            <w:szCs w:val="22"/>
          </w:rPr>
          <w:delText>,</w:delText>
        </w:r>
        <w:r w:rsidRPr="002F222A" w:rsidDel="00054D47">
          <w:rPr>
            <w:rFonts w:ascii="Georgia" w:hAnsi="Georgia"/>
            <w:sz w:val="22"/>
            <w:szCs w:val="22"/>
          </w:rPr>
          <w:delText xml:space="preserve"> while </w:delText>
        </w:r>
        <w:r w:rsidR="001638AA" w:rsidDel="00054D47">
          <w:rPr>
            <w:rFonts w:ascii="Georgia" w:hAnsi="Georgia"/>
            <w:sz w:val="22"/>
            <w:szCs w:val="22"/>
          </w:rPr>
          <w:delText>Chinook salmon near British Columbia</w:delText>
        </w:r>
      </w:del>
      <w:r w:rsidR="001638AA">
        <w:rPr>
          <w:rFonts w:ascii="Georgia" w:hAnsi="Georgia"/>
          <w:sz w:val="22"/>
          <w:szCs w:val="22"/>
        </w:rPr>
        <w:t xml:space="preserve"> </w:t>
      </w:r>
      <w:del w:id="52" w:author="Seitz" w:date="2025-07-29T11:46:00Z">
        <w:r w:rsidR="001638AA" w:rsidDel="00054D47">
          <w:rPr>
            <w:rFonts w:ascii="Georgia" w:hAnsi="Georgia"/>
            <w:sz w:val="22"/>
            <w:szCs w:val="22"/>
          </w:rPr>
          <w:delText xml:space="preserve">shifted abruptly back to shallower water in April, </w:delText>
        </w:r>
      </w:del>
      <w:del w:id="53" w:author="Seitz" w:date="2025-07-29T11:44:00Z">
        <w:r w:rsidRPr="002F222A" w:rsidDel="00054D47">
          <w:rPr>
            <w:rFonts w:ascii="Georgia" w:hAnsi="Georgia"/>
            <w:sz w:val="22"/>
            <w:szCs w:val="22"/>
          </w:rPr>
          <w:delText xml:space="preserve">we observed a consistent, gradual shift </w:delText>
        </w:r>
        <w:r w:rsidR="001638AA" w:rsidDel="00054D47">
          <w:rPr>
            <w:rFonts w:ascii="Georgia" w:hAnsi="Georgia"/>
            <w:sz w:val="22"/>
            <w:szCs w:val="22"/>
          </w:rPr>
          <w:delText xml:space="preserve">in Chinook depth occupancy </w:delText>
        </w:r>
        <w:r w:rsidRPr="002F222A" w:rsidDel="00054D47">
          <w:rPr>
            <w:rFonts w:ascii="Georgia" w:hAnsi="Georgia"/>
            <w:sz w:val="22"/>
            <w:szCs w:val="22"/>
          </w:rPr>
          <w:delText xml:space="preserve">beginning in February and extending all the way through June. </w:delText>
        </w:r>
      </w:del>
    </w:p>
    <w:p w14:paraId="0AD80B8B" w14:textId="021D6292" w:rsidR="002F222A" w:rsidRPr="002F222A" w:rsidRDefault="002F222A" w:rsidP="002F222A">
      <w:pPr>
        <w:rPr>
          <w:rFonts w:ascii="Georgia" w:hAnsi="Georgia"/>
          <w:sz w:val="22"/>
          <w:szCs w:val="22"/>
        </w:rPr>
      </w:pPr>
      <w:r w:rsidRPr="002F222A">
        <w:rPr>
          <w:rFonts w:ascii="Georgia" w:hAnsi="Georgia"/>
          <w:sz w:val="22"/>
          <w:szCs w:val="22"/>
        </w:rPr>
        <w:t xml:space="preserve">This </w:t>
      </w:r>
      <w:r w:rsidR="001638AA">
        <w:rPr>
          <w:rFonts w:ascii="Georgia" w:hAnsi="Georgia"/>
          <w:sz w:val="22"/>
          <w:szCs w:val="22"/>
        </w:rPr>
        <w:t>seasonal pattern in Chinook salmon depth occupancy</w:t>
      </w:r>
      <w:r w:rsidRPr="002F222A">
        <w:rPr>
          <w:rFonts w:ascii="Georgia" w:hAnsi="Georgia"/>
          <w:sz w:val="22"/>
          <w:szCs w:val="22"/>
        </w:rPr>
        <w:t xml:space="preserve"> has considerable alignment with seasonal shifts in productivity in the Gulf of Alaska. Productivity is lowest in the GOA during the late fall and winter months due to wind driven mixing and short photoperiods (</w:t>
      </w:r>
      <w:proofErr w:type="spellStart"/>
      <w:r w:rsidRPr="002F222A">
        <w:rPr>
          <w:rFonts w:ascii="Georgia" w:hAnsi="Georgia"/>
          <w:sz w:val="22"/>
          <w:szCs w:val="22"/>
        </w:rPr>
        <w:t>Stabeno</w:t>
      </w:r>
      <w:proofErr w:type="spellEnd"/>
      <w:r w:rsidRPr="002F222A">
        <w:rPr>
          <w:rFonts w:ascii="Georgia" w:hAnsi="Georgia"/>
          <w:sz w:val="22"/>
          <w:szCs w:val="22"/>
        </w:rPr>
        <w:t xml:space="preserve">, 2004). This is the same period of time in which we observed Chinook salmon to be least likely to be near the surface. However, in the spring, as the photoperiod increases and mixing </w:t>
      </w:r>
      <w:r w:rsidR="001638AA">
        <w:rPr>
          <w:rFonts w:ascii="Georgia" w:hAnsi="Georgia"/>
          <w:sz w:val="22"/>
          <w:szCs w:val="22"/>
        </w:rPr>
        <w:t>decreases</w:t>
      </w:r>
      <w:r w:rsidRPr="002F222A">
        <w:rPr>
          <w:rFonts w:ascii="Georgia" w:hAnsi="Georgia"/>
          <w:sz w:val="22"/>
          <w:szCs w:val="22"/>
        </w:rPr>
        <w:t xml:space="preserve">, a cascade of phytoplankton blooms begin that culminate in August. This </w:t>
      </w:r>
      <w:r w:rsidR="001638AA">
        <w:rPr>
          <w:rFonts w:ascii="Georgia" w:hAnsi="Georgia"/>
          <w:sz w:val="22"/>
          <w:szCs w:val="22"/>
        </w:rPr>
        <w:t>period of primary productivity</w:t>
      </w:r>
      <w:r w:rsidRPr="002F222A">
        <w:rPr>
          <w:rFonts w:ascii="Georgia" w:hAnsi="Georgia"/>
          <w:sz w:val="22"/>
          <w:szCs w:val="22"/>
        </w:rPr>
        <w:t xml:space="preserve"> </w:t>
      </w:r>
      <w:del w:id="54" w:author="Seitz" w:date="2025-07-29T11:50:00Z">
        <w:r w:rsidRPr="002F222A" w:rsidDel="0076276E">
          <w:rPr>
            <w:rFonts w:ascii="Georgia" w:hAnsi="Georgia"/>
            <w:sz w:val="22"/>
            <w:szCs w:val="22"/>
          </w:rPr>
          <w:delText>lines up</w:delText>
        </w:r>
      </w:del>
      <w:ins w:id="55" w:author="Seitz" w:date="2025-07-29T11:50:00Z">
        <w:r w:rsidR="0076276E">
          <w:rPr>
            <w:rFonts w:ascii="Georgia" w:hAnsi="Georgia"/>
            <w:sz w:val="22"/>
            <w:szCs w:val="22"/>
          </w:rPr>
          <w:t>aligns</w:t>
        </w:r>
      </w:ins>
      <w:r w:rsidRPr="002F222A">
        <w:rPr>
          <w:rFonts w:ascii="Georgia" w:hAnsi="Georgia"/>
          <w:sz w:val="22"/>
          <w:szCs w:val="22"/>
        </w:rPr>
        <w:t xml:space="preserve"> with </w:t>
      </w:r>
      <w:del w:id="56" w:author="Seitz" w:date="2025-07-29T11:51:00Z">
        <w:r w:rsidRPr="002F222A" w:rsidDel="0076276E">
          <w:rPr>
            <w:rFonts w:ascii="Georgia" w:hAnsi="Georgia"/>
            <w:sz w:val="22"/>
            <w:szCs w:val="22"/>
          </w:rPr>
          <w:delText>the ramp in</w:delText>
        </w:r>
      </w:del>
      <w:ins w:id="57" w:author="Seitz" w:date="2025-07-29T11:51:00Z">
        <w:r w:rsidR="0076276E">
          <w:rPr>
            <w:rFonts w:ascii="Georgia" w:hAnsi="Georgia"/>
            <w:sz w:val="22"/>
            <w:szCs w:val="22"/>
          </w:rPr>
          <w:t>increased</w:t>
        </w:r>
      </w:ins>
      <w:r w:rsidRPr="002F222A">
        <w:rPr>
          <w:rFonts w:ascii="Georgia" w:hAnsi="Georgia"/>
          <w:sz w:val="22"/>
          <w:szCs w:val="22"/>
        </w:rPr>
        <w:t xml:space="preserve"> </w:t>
      </w:r>
      <w:del w:id="58" w:author="Seitz" w:date="2025-07-29T11:51:00Z">
        <w:r w:rsidRPr="002F222A" w:rsidDel="0076276E">
          <w:rPr>
            <w:rFonts w:ascii="Georgia" w:hAnsi="Georgia"/>
            <w:sz w:val="22"/>
            <w:szCs w:val="22"/>
          </w:rPr>
          <w:delText xml:space="preserve">Chinook salmon surface </w:delText>
        </w:r>
      </w:del>
      <w:ins w:id="59" w:author="Seitz" w:date="2025-07-29T11:51:00Z">
        <w:r w:rsidR="0076276E" w:rsidRPr="002F222A">
          <w:rPr>
            <w:rFonts w:ascii="Georgia" w:hAnsi="Georgia"/>
            <w:sz w:val="22"/>
            <w:szCs w:val="22"/>
          </w:rPr>
          <w:t>s</w:t>
        </w:r>
        <w:r w:rsidR="0076276E">
          <w:rPr>
            <w:rFonts w:ascii="Georgia" w:hAnsi="Georgia"/>
            <w:sz w:val="22"/>
            <w:szCs w:val="22"/>
          </w:rPr>
          <w:t>hallow</w:t>
        </w:r>
        <w:r w:rsidR="0076276E" w:rsidRPr="002F222A">
          <w:rPr>
            <w:rFonts w:ascii="Georgia" w:hAnsi="Georgia"/>
            <w:sz w:val="22"/>
            <w:szCs w:val="22"/>
          </w:rPr>
          <w:t xml:space="preserve"> </w:t>
        </w:r>
      </w:ins>
      <w:r w:rsidRPr="002F222A">
        <w:rPr>
          <w:rFonts w:ascii="Georgia" w:hAnsi="Georgia"/>
          <w:sz w:val="22"/>
          <w:szCs w:val="22"/>
        </w:rPr>
        <w:t>water occupancy that we observed. Then in August</w:t>
      </w:r>
      <w:ins w:id="60" w:author="Seitz" w:date="2025-07-29T11:51:00Z">
        <w:r w:rsidR="0076276E">
          <w:rPr>
            <w:rFonts w:ascii="Georgia" w:hAnsi="Georgia"/>
            <w:sz w:val="22"/>
            <w:szCs w:val="22"/>
          </w:rPr>
          <w:t>,</w:t>
        </w:r>
      </w:ins>
      <w:r w:rsidRPr="002F222A">
        <w:rPr>
          <w:rFonts w:ascii="Georgia" w:hAnsi="Georgia"/>
          <w:sz w:val="22"/>
          <w:szCs w:val="22"/>
        </w:rPr>
        <w:t xml:space="preserve"> strong surface stratification sets in and </w:t>
      </w:r>
      <w:del w:id="61" w:author="Seitz" w:date="2025-07-29T11:52:00Z">
        <w:r w:rsidRPr="002F222A" w:rsidDel="0076276E">
          <w:rPr>
            <w:rFonts w:ascii="Georgia" w:hAnsi="Georgia"/>
            <w:sz w:val="22"/>
            <w:szCs w:val="22"/>
          </w:rPr>
          <w:delText>stays around</w:delText>
        </w:r>
      </w:del>
      <w:ins w:id="62" w:author="Seitz" w:date="2025-07-29T11:52:00Z">
        <w:r w:rsidR="0076276E">
          <w:rPr>
            <w:rFonts w:ascii="Georgia" w:hAnsi="Georgia"/>
            <w:sz w:val="22"/>
            <w:szCs w:val="22"/>
          </w:rPr>
          <w:t>remains</w:t>
        </w:r>
      </w:ins>
      <w:r w:rsidRPr="002F222A">
        <w:rPr>
          <w:rFonts w:ascii="Georgia" w:hAnsi="Georgia"/>
          <w:sz w:val="22"/>
          <w:szCs w:val="22"/>
        </w:rPr>
        <w:t xml:space="preserve"> until October when winds </w:t>
      </w:r>
      <w:ins w:id="63" w:author="Seitz" w:date="2025-07-29T11:52:00Z">
        <w:r w:rsidR="0076276E">
          <w:rPr>
            <w:rFonts w:ascii="Georgia" w:hAnsi="Georgia"/>
            <w:sz w:val="22"/>
            <w:szCs w:val="22"/>
          </w:rPr>
          <w:t xml:space="preserve">and ensuing mixing </w:t>
        </w:r>
      </w:ins>
      <w:r w:rsidRPr="002F222A">
        <w:rPr>
          <w:rFonts w:ascii="Georgia" w:hAnsi="Georgia"/>
          <w:sz w:val="22"/>
          <w:szCs w:val="22"/>
        </w:rPr>
        <w:t xml:space="preserve">begin to </w:t>
      </w:r>
      <w:del w:id="64" w:author="Seitz" w:date="2025-07-29T11:52:00Z">
        <w:r w:rsidRPr="002F222A" w:rsidDel="0076276E">
          <w:rPr>
            <w:rFonts w:ascii="Georgia" w:hAnsi="Georgia"/>
            <w:sz w:val="22"/>
            <w:szCs w:val="22"/>
          </w:rPr>
          <w:delText>pick up</w:delText>
        </w:r>
      </w:del>
      <w:ins w:id="65" w:author="Seitz" w:date="2025-07-29T11:52:00Z">
        <w:r w:rsidR="0076276E">
          <w:rPr>
            <w:rFonts w:ascii="Georgia" w:hAnsi="Georgia"/>
            <w:sz w:val="22"/>
            <w:szCs w:val="22"/>
          </w:rPr>
          <w:t>increase</w:t>
        </w:r>
      </w:ins>
      <w:r w:rsidRPr="002F222A">
        <w:rPr>
          <w:rFonts w:ascii="Georgia" w:hAnsi="Georgia"/>
          <w:sz w:val="22"/>
          <w:szCs w:val="22"/>
        </w:rPr>
        <w:t xml:space="preserve"> again </w:t>
      </w:r>
      <w:del w:id="66" w:author="Seitz" w:date="2025-07-29T11:52:00Z">
        <w:r w:rsidRPr="002F222A" w:rsidDel="0076276E">
          <w:rPr>
            <w:rFonts w:ascii="Georgia" w:hAnsi="Georgia"/>
            <w:sz w:val="22"/>
            <w:szCs w:val="22"/>
          </w:rPr>
          <w:delText xml:space="preserve">and mixing sets in </w:delText>
        </w:r>
      </w:del>
      <w:r w:rsidRPr="002F222A">
        <w:rPr>
          <w:rFonts w:ascii="Georgia" w:hAnsi="Georgia"/>
          <w:sz w:val="22"/>
          <w:szCs w:val="22"/>
        </w:rPr>
        <w:t xml:space="preserve">- the same period in which we see Chinook salmon </w:t>
      </w:r>
      <w:r w:rsidR="001638AA">
        <w:rPr>
          <w:rFonts w:ascii="Georgia" w:hAnsi="Georgia"/>
          <w:sz w:val="22"/>
          <w:szCs w:val="22"/>
        </w:rPr>
        <w:t>return</w:t>
      </w:r>
      <w:r w:rsidRPr="002F222A">
        <w:rPr>
          <w:rFonts w:ascii="Georgia" w:hAnsi="Georgia"/>
          <w:sz w:val="22"/>
          <w:szCs w:val="22"/>
        </w:rPr>
        <w:t xml:space="preserve"> to deeper overall occupancy. </w:t>
      </w:r>
    </w:p>
    <w:p w14:paraId="27526557" w14:textId="24B15FF3" w:rsidR="002F222A" w:rsidRDefault="002F222A" w:rsidP="002F222A">
      <w:pPr>
        <w:rPr>
          <w:rFonts w:ascii="Georgia" w:hAnsi="Georgia"/>
          <w:sz w:val="22"/>
          <w:szCs w:val="22"/>
        </w:rPr>
      </w:pPr>
      <w:r w:rsidRPr="002F222A">
        <w:rPr>
          <w:rFonts w:ascii="Georgia" w:hAnsi="Georgia"/>
          <w:sz w:val="22"/>
          <w:szCs w:val="22"/>
        </w:rPr>
        <w:t xml:space="preserve">In a similar vein, </w:t>
      </w:r>
      <w:r w:rsidR="009F0007">
        <w:rPr>
          <w:rFonts w:ascii="Georgia" w:hAnsi="Georgia"/>
          <w:sz w:val="22"/>
          <w:szCs w:val="22"/>
        </w:rPr>
        <w:t xml:space="preserve">the </w:t>
      </w:r>
      <w:del w:id="67" w:author="Seitz" w:date="2025-07-29T11:58:00Z">
        <w:r w:rsidR="009F0007" w:rsidDel="00302B26">
          <w:rPr>
            <w:rFonts w:ascii="Georgia" w:hAnsi="Georgia"/>
            <w:sz w:val="22"/>
            <w:szCs w:val="22"/>
          </w:rPr>
          <w:delText xml:space="preserve">fact that we </w:delText>
        </w:r>
      </w:del>
      <w:r w:rsidR="009F0007">
        <w:rPr>
          <w:rFonts w:ascii="Georgia" w:hAnsi="Georgia"/>
          <w:sz w:val="22"/>
          <w:szCs w:val="22"/>
        </w:rPr>
        <w:t>predict</w:t>
      </w:r>
      <w:ins w:id="68" w:author="Seitz" w:date="2025-07-29T11:58:00Z">
        <w:r w:rsidR="00302B26">
          <w:rPr>
            <w:rFonts w:ascii="Georgia" w:hAnsi="Georgia"/>
            <w:sz w:val="22"/>
            <w:szCs w:val="22"/>
          </w:rPr>
          <w:t>ion</w:t>
        </w:r>
      </w:ins>
      <w:r w:rsidR="009F0007">
        <w:rPr>
          <w:rFonts w:ascii="Georgia" w:hAnsi="Georgia"/>
          <w:sz w:val="22"/>
          <w:szCs w:val="22"/>
        </w:rPr>
        <w:t xml:space="preserve"> </w:t>
      </w:r>
      <w:del w:id="69" w:author="Seitz" w:date="2025-07-29T11:58:00Z">
        <w:r w:rsidR="009F0007" w:rsidDel="002612DA">
          <w:rPr>
            <w:rFonts w:ascii="Georgia" w:hAnsi="Georgia"/>
            <w:sz w:val="22"/>
            <w:szCs w:val="22"/>
          </w:rPr>
          <w:delText xml:space="preserve">higher </w:delText>
        </w:r>
      </w:del>
      <w:ins w:id="70" w:author="Seitz" w:date="2025-07-29T11:58:00Z">
        <w:r w:rsidR="002612DA">
          <w:rPr>
            <w:rFonts w:ascii="Georgia" w:hAnsi="Georgia"/>
            <w:sz w:val="22"/>
            <w:szCs w:val="22"/>
          </w:rPr>
          <w:t xml:space="preserve">that </w:t>
        </w:r>
      </w:ins>
      <w:r w:rsidR="009F0007">
        <w:rPr>
          <w:rFonts w:ascii="Georgia" w:hAnsi="Georgia"/>
          <w:sz w:val="22"/>
          <w:szCs w:val="22"/>
        </w:rPr>
        <w:t>Chinook occup</w:t>
      </w:r>
      <w:ins w:id="71" w:author="Seitz" w:date="2025-07-29T11:59:00Z">
        <w:r w:rsidR="002612DA">
          <w:rPr>
            <w:rFonts w:ascii="Georgia" w:hAnsi="Georgia"/>
            <w:sz w:val="22"/>
            <w:szCs w:val="22"/>
          </w:rPr>
          <w:t>y</w:t>
        </w:r>
      </w:ins>
      <w:del w:id="72" w:author="Seitz" w:date="2025-07-29T11:59:00Z">
        <w:r w:rsidR="009F0007" w:rsidDel="002612DA">
          <w:rPr>
            <w:rFonts w:ascii="Georgia" w:hAnsi="Georgia"/>
            <w:sz w:val="22"/>
            <w:szCs w:val="22"/>
          </w:rPr>
          <w:delText>ancy in</w:delText>
        </w:r>
      </w:del>
      <w:r w:rsidR="009F0007">
        <w:rPr>
          <w:rFonts w:ascii="Georgia" w:hAnsi="Georgia"/>
          <w:sz w:val="22"/>
          <w:szCs w:val="22"/>
        </w:rPr>
        <w:t xml:space="preserve"> near</w:t>
      </w:r>
      <w:r w:rsidR="00150EA3">
        <w:rPr>
          <w:rFonts w:ascii="Georgia" w:hAnsi="Georgia"/>
          <w:sz w:val="22"/>
          <w:szCs w:val="22"/>
        </w:rPr>
        <w:t>-</w:t>
      </w:r>
      <w:r w:rsidR="009F0007">
        <w:rPr>
          <w:rFonts w:ascii="Georgia" w:hAnsi="Georgia"/>
          <w:sz w:val="22"/>
          <w:szCs w:val="22"/>
        </w:rPr>
        <w:t xml:space="preserve">surface waters with low salinity </w:t>
      </w:r>
      <w:del w:id="73" w:author="Seitz" w:date="2025-07-29T11:59:00Z">
        <w:r w:rsidRPr="002F222A" w:rsidDel="002612DA">
          <w:rPr>
            <w:rFonts w:ascii="Georgia" w:hAnsi="Georgia"/>
            <w:sz w:val="22"/>
            <w:szCs w:val="22"/>
          </w:rPr>
          <w:delText xml:space="preserve">could </w:delText>
        </w:r>
      </w:del>
      <w:ins w:id="74" w:author="Seitz" w:date="2025-07-29T11:59:00Z">
        <w:r w:rsidR="002612DA">
          <w:rPr>
            <w:rFonts w:ascii="Georgia" w:hAnsi="Georgia"/>
            <w:sz w:val="22"/>
            <w:szCs w:val="22"/>
          </w:rPr>
          <w:t>may</w:t>
        </w:r>
        <w:r w:rsidR="002612DA" w:rsidRPr="002F222A">
          <w:rPr>
            <w:rFonts w:ascii="Georgia" w:hAnsi="Georgia"/>
            <w:sz w:val="22"/>
            <w:szCs w:val="22"/>
          </w:rPr>
          <w:t xml:space="preserve"> </w:t>
        </w:r>
      </w:ins>
      <w:r w:rsidRPr="002F222A">
        <w:rPr>
          <w:rFonts w:ascii="Georgia" w:hAnsi="Georgia"/>
          <w:sz w:val="22"/>
          <w:szCs w:val="22"/>
        </w:rPr>
        <w:t xml:space="preserve">also be a result of productivity differentials in the GOA. Due to its lower density, freshwater is known to </w:t>
      </w:r>
      <w:del w:id="75" w:author="Seitz" w:date="2025-07-29T12:00:00Z">
        <w:r w:rsidRPr="002F222A" w:rsidDel="002612DA">
          <w:rPr>
            <w:rFonts w:ascii="Georgia" w:hAnsi="Georgia"/>
            <w:sz w:val="22"/>
            <w:szCs w:val="22"/>
          </w:rPr>
          <w:delText>be capable of setting up</w:delText>
        </w:r>
      </w:del>
      <w:ins w:id="76" w:author="Seitz" w:date="2025-07-29T12:00:00Z">
        <w:r w:rsidR="002612DA">
          <w:rPr>
            <w:rFonts w:ascii="Georgia" w:hAnsi="Georgia"/>
            <w:sz w:val="22"/>
            <w:szCs w:val="22"/>
          </w:rPr>
          <w:t>enhance</w:t>
        </w:r>
      </w:ins>
      <w:r w:rsidRPr="002F222A">
        <w:rPr>
          <w:rFonts w:ascii="Georgia" w:hAnsi="Georgia"/>
          <w:sz w:val="22"/>
          <w:szCs w:val="22"/>
        </w:rPr>
        <w:t xml:space="preserve"> surface stratification </w:t>
      </w:r>
      <w:r w:rsidR="00150EA3">
        <w:rPr>
          <w:rFonts w:ascii="Georgia" w:hAnsi="Georgia"/>
          <w:sz w:val="22"/>
          <w:szCs w:val="22"/>
        </w:rPr>
        <w:t>– a</w:t>
      </w:r>
      <w:ins w:id="77" w:author="Seitz" w:date="2025-07-29T12:00:00Z">
        <w:r w:rsidR="002612DA">
          <w:rPr>
            <w:rFonts w:ascii="Georgia" w:hAnsi="Georgia"/>
            <w:sz w:val="22"/>
            <w:szCs w:val="22"/>
          </w:rPr>
          <w:t>n</w:t>
        </w:r>
      </w:ins>
      <w:r w:rsidR="00150EA3">
        <w:rPr>
          <w:rFonts w:ascii="Georgia" w:hAnsi="Georgia"/>
          <w:sz w:val="22"/>
          <w:szCs w:val="22"/>
        </w:rPr>
        <w:t xml:space="preserve"> </w:t>
      </w:r>
      <w:del w:id="78" w:author="Seitz" w:date="2025-07-29T12:00:00Z">
        <w:r w:rsidR="00150EA3" w:rsidDel="002612DA">
          <w:rPr>
            <w:rFonts w:ascii="Georgia" w:hAnsi="Georgia"/>
            <w:sz w:val="22"/>
            <w:szCs w:val="22"/>
          </w:rPr>
          <w:delText>necessary ingredient</w:delText>
        </w:r>
      </w:del>
      <w:r w:rsidR="00150EA3">
        <w:rPr>
          <w:rFonts w:ascii="Georgia" w:hAnsi="Georgia"/>
          <w:sz w:val="22"/>
          <w:szCs w:val="22"/>
        </w:rPr>
        <w:t xml:space="preserve"> </w:t>
      </w:r>
      <w:ins w:id="79" w:author="Seitz" w:date="2025-07-29T12:00:00Z">
        <w:r w:rsidR="002612DA">
          <w:rPr>
            <w:rFonts w:ascii="Georgia" w:hAnsi="Georgia"/>
            <w:sz w:val="22"/>
            <w:szCs w:val="22"/>
          </w:rPr>
          <w:t xml:space="preserve">important condition </w:t>
        </w:r>
      </w:ins>
      <w:r w:rsidR="00150EA3">
        <w:rPr>
          <w:rFonts w:ascii="Georgia" w:hAnsi="Georgia"/>
          <w:sz w:val="22"/>
          <w:szCs w:val="22"/>
        </w:rPr>
        <w:t xml:space="preserve">for </w:t>
      </w:r>
      <w:ins w:id="80" w:author="Seitz" w:date="2025-07-29T12:00:00Z">
        <w:r w:rsidR="002612DA">
          <w:rPr>
            <w:rFonts w:ascii="Georgia" w:hAnsi="Georgia"/>
            <w:sz w:val="22"/>
            <w:szCs w:val="22"/>
          </w:rPr>
          <w:t xml:space="preserve">increased </w:t>
        </w:r>
      </w:ins>
      <w:r w:rsidRPr="002F222A">
        <w:rPr>
          <w:rFonts w:ascii="Georgia" w:hAnsi="Georgia"/>
          <w:sz w:val="22"/>
          <w:szCs w:val="22"/>
        </w:rPr>
        <w:t xml:space="preserve">local productivity (cite oceanography book). Freshwater </w:t>
      </w:r>
      <w:del w:id="81" w:author="Seitz" w:date="2025-07-29T12:00:00Z">
        <w:r w:rsidRPr="002F222A" w:rsidDel="002612DA">
          <w:rPr>
            <w:rFonts w:ascii="Georgia" w:hAnsi="Georgia"/>
            <w:sz w:val="22"/>
            <w:szCs w:val="22"/>
          </w:rPr>
          <w:delText>is also at least partly responsible for</w:delText>
        </w:r>
      </w:del>
      <w:ins w:id="82" w:author="Seitz" w:date="2025-07-29T12:00:00Z">
        <w:r w:rsidR="002612DA">
          <w:rPr>
            <w:rFonts w:ascii="Georgia" w:hAnsi="Georgia"/>
            <w:sz w:val="22"/>
            <w:szCs w:val="22"/>
          </w:rPr>
          <w:t>also supplies</w:t>
        </w:r>
      </w:ins>
      <w:r w:rsidRPr="002F222A">
        <w:rPr>
          <w:rFonts w:ascii="Georgia" w:hAnsi="Georgia"/>
          <w:sz w:val="22"/>
          <w:szCs w:val="22"/>
        </w:rPr>
        <w:t xml:space="preserve"> key limiting </w:t>
      </w:r>
      <w:del w:id="83" w:author="Seitz" w:date="2025-07-29T12:01:00Z">
        <w:r w:rsidRPr="002F222A" w:rsidDel="002612DA">
          <w:rPr>
            <w:rFonts w:ascii="Georgia" w:hAnsi="Georgia"/>
            <w:sz w:val="22"/>
            <w:szCs w:val="22"/>
          </w:rPr>
          <w:delText xml:space="preserve">inputs </w:delText>
        </w:r>
      </w:del>
      <w:ins w:id="84" w:author="Seitz" w:date="2025-07-29T12:01:00Z">
        <w:r w:rsidR="002612DA">
          <w:rPr>
            <w:rFonts w:ascii="Georgia" w:hAnsi="Georgia"/>
            <w:sz w:val="22"/>
            <w:szCs w:val="22"/>
          </w:rPr>
          <w:t>nutrient</w:t>
        </w:r>
        <w:r w:rsidR="002612DA" w:rsidRPr="002F222A">
          <w:rPr>
            <w:rFonts w:ascii="Georgia" w:hAnsi="Georgia"/>
            <w:sz w:val="22"/>
            <w:szCs w:val="22"/>
          </w:rPr>
          <w:t xml:space="preserve">s </w:t>
        </w:r>
      </w:ins>
      <w:r w:rsidRPr="002F222A">
        <w:rPr>
          <w:rFonts w:ascii="Georgia" w:hAnsi="Georgia"/>
          <w:sz w:val="22"/>
          <w:szCs w:val="22"/>
        </w:rPr>
        <w:t xml:space="preserve">such as iron and silicate used by phytoplankton (cite). Therefore, one </w:t>
      </w:r>
      <w:del w:id="85" w:author="Seitz" w:date="2025-07-29T12:01:00Z">
        <w:r w:rsidRPr="002F222A" w:rsidDel="002612DA">
          <w:rPr>
            <w:rFonts w:ascii="Georgia" w:hAnsi="Georgia"/>
            <w:sz w:val="22"/>
            <w:szCs w:val="22"/>
          </w:rPr>
          <w:delText xml:space="preserve">potential </w:delText>
        </w:r>
      </w:del>
      <w:r w:rsidRPr="002F222A">
        <w:rPr>
          <w:rFonts w:ascii="Georgia" w:hAnsi="Georgia"/>
          <w:sz w:val="22"/>
          <w:szCs w:val="22"/>
        </w:rPr>
        <w:t xml:space="preserve">hypothesis </w:t>
      </w:r>
      <w:del w:id="86" w:author="Seitz" w:date="2025-07-29T12:01:00Z">
        <w:r w:rsidRPr="002F222A" w:rsidDel="002612DA">
          <w:rPr>
            <w:rFonts w:ascii="Georgia" w:hAnsi="Georgia"/>
            <w:sz w:val="22"/>
            <w:szCs w:val="22"/>
          </w:rPr>
          <w:delText>behind our</w:delText>
        </w:r>
      </w:del>
      <w:ins w:id="87" w:author="Seitz" w:date="2025-07-29T12:01:00Z">
        <w:r w:rsidR="002612DA">
          <w:rPr>
            <w:rFonts w:ascii="Georgia" w:hAnsi="Georgia"/>
            <w:sz w:val="22"/>
            <w:szCs w:val="22"/>
          </w:rPr>
          <w:t>explaining the</w:t>
        </w:r>
      </w:ins>
      <w:r w:rsidRPr="002F222A">
        <w:rPr>
          <w:rFonts w:ascii="Georgia" w:hAnsi="Georgia"/>
          <w:sz w:val="22"/>
          <w:szCs w:val="22"/>
        </w:rPr>
        <w:t xml:space="preserve"> model's predictions </w:t>
      </w:r>
      <w:commentRangeStart w:id="88"/>
      <w:r w:rsidRPr="002F222A">
        <w:rPr>
          <w:rFonts w:ascii="Georgia" w:hAnsi="Georgia"/>
          <w:sz w:val="22"/>
          <w:szCs w:val="22"/>
        </w:rPr>
        <w:t>of when and where Chinook salmon are more likely to be near the surface</w:t>
      </w:r>
      <w:commentRangeEnd w:id="88"/>
      <w:r w:rsidR="002612DA">
        <w:rPr>
          <w:rStyle w:val="CommentReference"/>
        </w:rPr>
        <w:commentReference w:id="88"/>
      </w:r>
      <w:r w:rsidRPr="002F222A">
        <w:rPr>
          <w:rFonts w:ascii="Georgia" w:hAnsi="Georgia"/>
          <w:sz w:val="22"/>
          <w:szCs w:val="22"/>
        </w:rPr>
        <w:t xml:space="preserve"> is that they </w:t>
      </w:r>
      <w:commentRangeStart w:id="89"/>
      <w:r w:rsidRPr="002F222A">
        <w:rPr>
          <w:rFonts w:ascii="Georgia" w:hAnsi="Georgia"/>
          <w:sz w:val="22"/>
          <w:szCs w:val="22"/>
        </w:rPr>
        <w:t xml:space="preserve">are seeking out </w:t>
      </w:r>
      <w:commentRangeEnd w:id="89"/>
      <w:r w:rsidR="002612DA">
        <w:rPr>
          <w:rStyle w:val="CommentReference"/>
        </w:rPr>
        <w:commentReference w:id="89"/>
      </w:r>
      <w:r w:rsidRPr="002F222A">
        <w:rPr>
          <w:rFonts w:ascii="Georgia" w:hAnsi="Georgia"/>
          <w:sz w:val="22"/>
          <w:szCs w:val="22"/>
        </w:rPr>
        <w:t xml:space="preserve">areas </w:t>
      </w:r>
      <w:commentRangeStart w:id="90"/>
      <w:r w:rsidRPr="002F222A">
        <w:rPr>
          <w:rFonts w:ascii="Georgia" w:hAnsi="Georgia"/>
          <w:sz w:val="22"/>
          <w:szCs w:val="22"/>
        </w:rPr>
        <w:t>of higher productivity</w:t>
      </w:r>
      <w:commentRangeEnd w:id="90"/>
      <w:r w:rsidR="002612DA">
        <w:rPr>
          <w:rStyle w:val="CommentReference"/>
        </w:rPr>
        <w:commentReference w:id="90"/>
      </w:r>
      <w:r w:rsidRPr="002F222A">
        <w:rPr>
          <w:rFonts w:ascii="Georgia" w:hAnsi="Georgia"/>
          <w:sz w:val="22"/>
          <w:szCs w:val="22"/>
        </w:rPr>
        <w:t xml:space="preserve">. </w:t>
      </w:r>
    </w:p>
    <w:p w14:paraId="629126CE" w14:textId="2748A711" w:rsidR="00306619" w:rsidRDefault="00150EA3" w:rsidP="002F222A">
      <w:pPr>
        <w:rPr>
          <w:rFonts w:ascii="Georgia" w:hAnsi="Georgia"/>
          <w:sz w:val="22"/>
          <w:szCs w:val="22"/>
        </w:rPr>
      </w:pPr>
      <w:commentRangeStart w:id="91"/>
      <w:r>
        <w:rPr>
          <w:rFonts w:ascii="Georgia" w:hAnsi="Georgia"/>
          <w:sz w:val="22"/>
          <w:szCs w:val="22"/>
        </w:rPr>
        <w:lastRenderedPageBreak/>
        <w:t xml:space="preserve">This hypothesis </w:t>
      </w:r>
      <w:del w:id="92" w:author="Seitz" w:date="2025-07-29T12:05:00Z">
        <w:r w:rsidDel="002612DA">
          <w:rPr>
            <w:rFonts w:ascii="Georgia" w:hAnsi="Georgia"/>
            <w:sz w:val="22"/>
            <w:szCs w:val="22"/>
          </w:rPr>
          <w:delText>gains some support from</w:delText>
        </w:r>
      </w:del>
      <w:ins w:id="93" w:author="Seitz" w:date="2025-07-29T12:05:00Z">
        <w:r w:rsidR="002612DA">
          <w:rPr>
            <w:rFonts w:ascii="Georgia" w:hAnsi="Georgia"/>
            <w:sz w:val="22"/>
            <w:szCs w:val="22"/>
          </w:rPr>
          <w:t>is supported by</w:t>
        </w:r>
      </w:ins>
      <w:r>
        <w:rPr>
          <w:rFonts w:ascii="Georgia" w:hAnsi="Georgia"/>
          <w:sz w:val="22"/>
          <w:szCs w:val="22"/>
        </w:rPr>
        <w:t xml:space="preserve"> studies of other highly mobile, predatory species. While largely surface oriented, t</w:t>
      </w:r>
      <w:r w:rsidR="00306619">
        <w:rPr>
          <w:rFonts w:ascii="Georgia" w:hAnsi="Georgia"/>
          <w:sz w:val="22"/>
          <w:szCs w:val="22"/>
        </w:rPr>
        <w:t>he diving depth</w:t>
      </w:r>
      <w:r>
        <w:rPr>
          <w:rFonts w:ascii="Georgia" w:hAnsi="Georgia"/>
          <w:sz w:val="22"/>
          <w:szCs w:val="22"/>
        </w:rPr>
        <w:t>s</w:t>
      </w:r>
      <w:r w:rsidR="00306619">
        <w:rPr>
          <w:rFonts w:ascii="Georgia" w:hAnsi="Georgia"/>
          <w:sz w:val="22"/>
          <w:szCs w:val="22"/>
        </w:rPr>
        <w:t xml:space="preserve"> of Atlantic salmon </w:t>
      </w:r>
      <w:r>
        <w:rPr>
          <w:rFonts w:ascii="Georgia" w:hAnsi="Georgia"/>
          <w:sz w:val="22"/>
          <w:szCs w:val="22"/>
        </w:rPr>
        <w:t>have</w:t>
      </w:r>
      <w:r w:rsidR="00306619">
        <w:rPr>
          <w:rFonts w:ascii="Georgia" w:hAnsi="Georgia"/>
          <w:sz w:val="22"/>
          <w:szCs w:val="22"/>
        </w:rPr>
        <w:t xml:space="preserve"> been </w:t>
      </w:r>
      <w:del w:id="94" w:author="Seitz" w:date="2025-07-29T12:05:00Z">
        <w:r w:rsidR="00306619" w:rsidDel="002612DA">
          <w:rPr>
            <w:rFonts w:ascii="Georgia" w:hAnsi="Georgia"/>
            <w:sz w:val="22"/>
            <w:szCs w:val="22"/>
          </w:rPr>
          <w:delText xml:space="preserve">noted to be </w:delText>
        </w:r>
      </w:del>
      <w:r w:rsidR="00306619">
        <w:rPr>
          <w:rFonts w:ascii="Georgia" w:hAnsi="Georgia"/>
          <w:sz w:val="22"/>
          <w:szCs w:val="22"/>
        </w:rPr>
        <w:t xml:space="preserve">directly correlated with stratification of the surface layer (Strom, 2018) and </w:t>
      </w:r>
      <w:del w:id="95" w:author="Seitz" w:date="2025-07-29T12:05:00Z">
        <w:r w:rsidR="00306619" w:rsidDel="002612DA">
          <w:rPr>
            <w:rFonts w:ascii="Georgia" w:hAnsi="Georgia"/>
            <w:sz w:val="22"/>
            <w:szCs w:val="22"/>
          </w:rPr>
          <w:delText xml:space="preserve">Yellowfin </w:delText>
        </w:r>
      </w:del>
      <w:ins w:id="96" w:author="Seitz" w:date="2025-07-29T12:05:00Z">
        <w:r w:rsidR="002612DA">
          <w:rPr>
            <w:rFonts w:ascii="Georgia" w:hAnsi="Georgia"/>
            <w:sz w:val="22"/>
            <w:szCs w:val="22"/>
          </w:rPr>
          <w:t>y</w:t>
        </w:r>
        <w:r w:rsidR="002612DA">
          <w:rPr>
            <w:rFonts w:ascii="Georgia" w:hAnsi="Georgia"/>
            <w:sz w:val="22"/>
            <w:szCs w:val="22"/>
          </w:rPr>
          <w:t xml:space="preserve">ellowfin </w:t>
        </w:r>
      </w:ins>
      <w:r w:rsidR="00306619">
        <w:rPr>
          <w:rFonts w:ascii="Georgia" w:hAnsi="Georgia"/>
          <w:sz w:val="22"/>
          <w:szCs w:val="22"/>
        </w:rPr>
        <w:t xml:space="preserve">tuna are known to occupy deeper depths during the winter in the Pacific when the </w:t>
      </w:r>
      <w:r>
        <w:rPr>
          <w:rFonts w:ascii="Georgia" w:hAnsi="Georgia"/>
          <w:sz w:val="22"/>
          <w:szCs w:val="22"/>
        </w:rPr>
        <w:t>mixed</w:t>
      </w:r>
      <w:r w:rsidR="00306619">
        <w:rPr>
          <w:rFonts w:ascii="Georgia" w:hAnsi="Georgia"/>
          <w:sz w:val="22"/>
          <w:szCs w:val="22"/>
        </w:rPr>
        <w:t xml:space="preserve"> layer is deeper at that time (Schaefer, 2007). </w:t>
      </w:r>
      <w:commentRangeEnd w:id="91"/>
      <w:r w:rsidR="002612DA">
        <w:rPr>
          <w:rStyle w:val="CommentReference"/>
        </w:rPr>
        <w:commentReference w:id="91"/>
      </w:r>
      <w:commentRangeStart w:id="97"/>
      <w:r w:rsidR="00306619">
        <w:rPr>
          <w:rFonts w:ascii="Georgia" w:hAnsi="Georgia"/>
          <w:sz w:val="22"/>
          <w:szCs w:val="22"/>
        </w:rPr>
        <w:t xml:space="preserve">Furthermore, swordfish in the Southeast </w:t>
      </w:r>
      <w:del w:id="98" w:author="Seitz" w:date="2025-07-29T12:05:00Z">
        <w:r w:rsidR="00306619" w:rsidDel="002612DA">
          <w:rPr>
            <w:rFonts w:ascii="Georgia" w:hAnsi="Georgia"/>
            <w:sz w:val="22"/>
            <w:szCs w:val="22"/>
          </w:rPr>
          <w:delText xml:space="preserve">pacific </w:delText>
        </w:r>
      </w:del>
      <w:ins w:id="99" w:author="Seitz" w:date="2025-07-29T12:05:00Z">
        <w:r w:rsidR="002612DA">
          <w:rPr>
            <w:rFonts w:ascii="Georgia" w:hAnsi="Georgia"/>
            <w:sz w:val="22"/>
            <w:szCs w:val="22"/>
          </w:rPr>
          <w:t>P</w:t>
        </w:r>
        <w:r w:rsidR="002612DA">
          <w:rPr>
            <w:rFonts w:ascii="Georgia" w:hAnsi="Georgia"/>
            <w:sz w:val="22"/>
            <w:szCs w:val="22"/>
          </w:rPr>
          <w:t xml:space="preserve">acific </w:t>
        </w:r>
      </w:ins>
      <w:r w:rsidR="00306619">
        <w:rPr>
          <w:rFonts w:ascii="Georgia" w:hAnsi="Georgia"/>
          <w:sz w:val="22"/>
          <w:szCs w:val="22"/>
        </w:rPr>
        <w:t>tend to occupy lower portions of the mixed layer when the moon is fuller suggesting that they are responding to illumination in the mixed layer (</w:t>
      </w:r>
      <w:proofErr w:type="spellStart"/>
      <w:r w:rsidR="00306619">
        <w:rPr>
          <w:rFonts w:ascii="Georgia" w:hAnsi="Georgia"/>
          <w:sz w:val="22"/>
          <w:szCs w:val="22"/>
        </w:rPr>
        <w:t>Abascal</w:t>
      </w:r>
      <w:proofErr w:type="spellEnd"/>
      <w:r w:rsidR="00306619">
        <w:rPr>
          <w:rFonts w:ascii="Georgia" w:hAnsi="Georgia"/>
          <w:sz w:val="22"/>
          <w:szCs w:val="22"/>
        </w:rPr>
        <w:t xml:space="preserve">, 2010). </w:t>
      </w:r>
      <w:commentRangeEnd w:id="97"/>
      <w:r w:rsidR="002612DA">
        <w:rPr>
          <w:rStyle w:val="CommentReference"/>
        </w:rPr>
        <w:commentReference w:id="97"/>
      </w:r>
    </w:p>
    <w:p w14:paraId="49648038" w14:textId="1302B71E" w:rsidR="00306619" w:rsidRDefault="00306619" w:rsidP="002F222A">
      <w:pPr>
        <w:rPr>
          <w:rFonts w:ascii="Georgia" w:hAnsi="Georgia"/>
          <w:sz w:val="22"/>
          <w:szCs w:val="22"/>
        </w:rPr>
      </w:pPr>
      <w:r>
        <w:rPr>
          <w:rFonts w:ascii="Georgia" w:hAnsi="Georgia"/>
          <w:sz w:val="22"/>
          <w:szCs w:val="22"/>
        </w:rPr>
        <w:t>However</w:t>
      </w:r>
      <w:r w:rsidR="003B0142">
        <w:rPr>
          <w:rFonts w:ascii="Georgia" w:hAnsi="Georgia"/>
          <w:sz w:val="22"/>
          <w:szCs w:val="22"/>
        </w:rPr>
        <w:t>,</w:t>
      </w:r>
      <w:r>
        <w:rPr>
          <w:rFonts w:ascii="Georgia" w:hAnsi="Georgia"/>
          <w:sz w:val="22"/>
          <w:szCs w:val="22"/>
        </w:rPr>
        <w:t xml:space="preserve"> </w:t>
      </w:r>
      <w:r w:rsidR="00150EA3">
        <w:rPr>
          <w:rFonts w:ascii="Georgia" w:hAnsi="Georgia"/>
          <w:sz w:val="22"/>
          <w:szCs w:val="22"/>
        </w:rPr>
        <w:t xml:space="preserve">while productivity appears to be one of the drivers </w:t>
      </w:r>
      <w:ins w:id="100" w:author="Seitz" w:date="2025-07-29T12:10:00Z">
        <w:r w:rsidR="00780D55">
          <w:rPr>
            <w:rFonts w:ascii="Georgia" w:hAnsi="Georgia"/>
            <w:sz w:val="22"/>
            <w:szCs w:val="22"/>
          </w:rPr>
          <w:t xml:space="preserve">of depth occupation </w:t>
        </w:r>
      </w:ins>
      <w:r w:rsidR="00150EA3">
        <w:rPr>
          <w:rFonts w:ascii="Georgia" w:hAnsi="Georgia"/>
          <w:sz w:val="22"/>
          <w:szCs w:val="22"/>
        </w:rPr>
        <w:t xml:space="preserve">for </w:t>
      </w:r>
      <w:del w:id="101" w:author="Seitz" w:date="2025-07-29T12:10:00Z">
        <w:r w:rsidR="00150EA3" w:rsidDel="00780D55">
          <w:rPr>
            <w:rFonts w:ascii="Georgia" w:hAnsi="Georgia"/>
            <w:sz w:val="22"/>
            <w:szCs w:val="22"/>
          </w:rPr>
          <w:delText>these</w:delText>
        </w:r>
      </w:del>
      <w:ins w:id="102" w:author="Seitz" w:date="2025-07-29T12:10:00Z">
        <w:r w:rsidR="00780D55">
          <w:rPr>
            <w:rFonts w:ascii="Georgia" w:hAnsi="Georgia"/>
            <w:sz w:val="22"/>
            <w:szCs w:val="22"/>
          </w:rPr>
          <w:t>many fish</w:t>
        </w:r>
      </w:ins>
      <w:r w:rsidR="00150EA3">
        <w:rPr>
          <w:rFonts w:ascii="Georgia" w:hAnsi="Georgia"/>
          <w:sz w:val="22"/>
          <w:szCs w:val="22"/>
        </w:rPr>
        <w:t xml:space="preserve"> species,</w:t>
      </w:r>
      <w:r>
        <w:rPr>
          <w:rFonts w:ascii="Georgia" w:hAnsi="Georgia"/>
          <w:sz w:val="22"/>
          <w:szCs w:val="22"/>
        </w:rPr>
        <w:t xml:space="preserve"> thermoregulation </w:t>
      </w:r>
      <w:del w:id="103" w:author="Seitz" w:date="2025-07-29T12:10:00Z">
        <w:r w:rsidR="00150EA3" w:rsidDel="00780D55">
          <w:rPr>
            <w:rFonts w:ascii="Georgia" w:hAnsi="Georgia"/>
            <w:sz w:val="22"/>
            <w:szCs w:val="22"/>
          </w:rPr>
          <w:delText>factors in in most cases as well</w:delText>
        </w:r>
      </w:del>
      <w:ins w:id="104" w:author="Seitz" w:date="2025-07-29T12:10:00Z">
        <w:r w:rsidR="00780D55">
          <w:rPr>
            <w:rFonts w:ascii="Georgia" w:hAnsi="Georgia"/>
            <w:sz w:val="22"/>
            <w:szCs w:val="22"/>
          </w:rPr>
          <w:t>may influence diving behavior as well</w:t>
        </w:r>
      </w:ins>
      <w:r>
        <w:rPr>
          <w:rFonts w:ascii="Georgia" w:hAnsi="Georgia"/>
          <w:sz w:val="22"/>
          <w:szCs w:val="22"/>
        </w:rPr>
        <w:t>. There is evidence that</w:t>
      </w:r>
      <w:ins w:id="105" w:author="Seitz" w:date="2025-07-29T12:09:00Z">
        <w:r w:rsidR="00780D55">
          <w:rPr>
            <w:rFonts w:ascii="Georgia" w:hAnsi="Georgia"/>
            <w:sz w:val="22"/>
            <w:szCs w:val="22"/>
          </w:rPr>
          <w:t xml:space="preserve"> </w:t>
        </w:r>
      </w:ins>
      <w:ins w:id="106" w:author="Seitz" w:date="2025-07-29T12:11:00Z">
        <w:r w:rsidR="00780D55">
          <w:rPr>
            <w:rFonts w:ascii="Georgia" w:hAnsi="Georgia"/>
            <w:sz w:val="22"/>
            <w:szCs w:val="22"/>
          </w:rPr>
          <w:t xml:space="preserve">the diving behavior of </w:t>
        </w:r>
      </w:ins>
      <w:ins w:id="107" w:author="Seitz" w:date="2025-07-29T12:09:00Z">
        <w:r w:rsidR="00780D55">
          <w:rPr>
            <w:rFonts w:ascii="Georgia" w:hAnsi="Georgia"/>
            <w:sz w:val="22"/>
            <w:szCs w:val="22"/>
          </w:rPr>
          <w:t>many fish</w:t>
        </w:r>
      </w:ins>
      <w:ins w:id="108" w:author="Seitz" w:date="2025-07-29T12:11:00Z">
        <w:r w:rsidR="00780D55">
          <w:rPr>
            <w:rFonts w:ascii="Georgia" w:hAnsi="Georgia"/>
            <w:sz w:val="22"/>
            <w:szCs w:val="22"/>
          </w:rPr>
          <w:t>es</w:t>
        </w:r>
      </w:ins>
      <w:ins w:id="109" w:author="Seitz" w:date="2025-07-29T12:09:00Z">
        <w:r w:rsidR="00780D55">
          <w:rPr>
            <w:rFonts w:ascii="Georgia" w:hAnsi="Georgia"/>
            <w:sz w:val="22"/>
            <w:szCs w:val="22"/>
          </w:rPr>
          <w:t>, including</w:t>
        </w:r>
      </w:ins>
      <w:r>
        <w:rPr>
          <w:rFonts w:ascii="Georgia" w:hAnsi="Georgia"/>
          <w:sz w:val="22"/>
          <w:szCs w:val="22"/>
        </w:rPr>
        <w:t xml:space="preserve"> billfish</w:t>
      </w:r>
      <w:ins w:id="110" w:author="Seitz" w:date="2025-07-29T12:09:00Z">
        <w:r w:rsidR="00780D55">
          <w:rPr>
            <w:rFonts w:ascii="Georgia" w:hAnsi="Georgia"/>
            <w:sz w:val="22"/>
            <w:szCs w:val="22"/>
          </w:rPr>
          <w:t>es</w:t>
        </w:r>
      </w:ins>
      <w:r>
        <w:rPr>
          <w:rFonts w:ascii="Georgia" w:hAnsi="Georgia"/>
          <w:sz w:val="22"/>
          <w:szCs w:val="22"/>
        </w:rPr>
        <w:t xml:space="preserve"> and tuna</w:t>
      </w:r>
      <w:ins w:id="111" w:author="Seitz" w:date="2025-07-29T12:09:00Z">
        <w:r w:rsidR="00780D55">
          <w:rPr>
            <w:rFonts w:ascii="Georgia" w:hAnsi="Georgia"/>
            <w:sz w:val="22"/>
            <w:szCs w:val="22"/>
          </w:rPr>
          <w:t>s</w:t>
        </w:r>
      </w:ins>
      <w:ins w:id="112" w:author="Seitz" w:date="2025-07-29T12:11:00Z">
        <w:r w:rsidR="00780D55">
          <w:rPr>
            <w:rFonts w:ascii="Georgia" w:hAnsi="Georgia"/>
            <w:sz w:val="22"/>
            <w:szCs w:val="22"/>
          </w:rPr>
          <w:t>,</w:t>
        </w:r>
      </w:ins>
      <w:r>
        <w:rPr>
          <w:rFonts w:ascii="Georgia" w:hAnsi="Georgia"/>
          <w:sz w:val="22"/>
          <w:szCs w:val="22"/>
        </w:rPr>
        <w:t xml:space="preserve"> </w:t>
      </w:r>
      <w:ins w:id="113" w:author="Seitz" w:date="2025-07-29T12:11:00Z">
        <w:r w:rsidR="00780D55">
          <w:rPr>
            <w:rFonts w:ascii="Georgia" w:hAnsi="Georgia"/>
            <w:sz w:val="22"/>
            <w:szCs w:val="22"/>
          </w:rPr>
          <w:t xml:space="preserve">is </w:t>
        </w:r>
      </w:ins>
      <w:r>
        <w:rPr>
          <w:rFonts w:ascii="Georgia" w:hAnsi="Georgia"/>
          <w:sz w:val="22"/>
          <w:szCs w:val="22"/>
        </w:rPr>
        <w:t>regulate</w:t>
      </w:r>
      <w:ins w:id="114" w:author="Seitz" w:date="2025-07-29T12:11:00Z">
        <w:r w:rsidR="00780D55">
          <w:rPr>
            <w:rFonts w:ascii="Georgia" w:hAnsi="Georgia"/>
            <w:sz w:val="22"/>
            <w:szCs w:val="22"/>
          </w:rPr>
          <w:t>d</w:t>
        </w:r>
      </w:ins>
      <w:r>
        <w:rPr>
          <w:rFonts w:ascii="Georgia" w:hAnsi="Georgia"/>
          <w:sz w:val="22"/>
          <w:szCs w:val="22"/>
        </w:rPr>
        <w:t xml:space="preserve"> </w:t>
      </w:r>
      <w:del w:id="115" w:author="Seitz" w:date="2025-07-29T12:11:00Z">
        <w:r w:rsidDel="00780D55">
          <w:rPr>
            <w:rFonts w:ascii="Georgia" w:hAnsi="Georgia"/>
            <w:sz w:val="22"/>
            <w:szCs w:val="22"/>
          </w:rPr>
          <w:delText xml:space="preserve">their diving </w:delText>
        </w:r>
        <w:r w:rsidR="00150EA3" w:rsidDel="00780D55">
          <w:rPr>
            <w:rFonts w:ascii="Georgia" w:hAnsi="Georgia"/>
            <w:sz w:val="22"/>
            <w:szCs w:val="22"/>
          </w:rPr>
          <w:delText>in orde</w:delText>
        </w:r>
      </w:del>
      <w:del w:id="116" w:author="Seitz" w:date="2025-07-29T12:12:00Z">
        <w:r w:rsidR="00150EA3" w:rsidDel="00780D55">
          <w:rPr>
            <w:rFonts w:ascii="Georgia" w:hAnsi="Georgia"/>
            <w:sz w:val="22"/>
            <w:szCs w:val="22"/>
          </w:rPr>
          <w:delText xml:space="preserve">r to </w:delText>
        </w:r>
        <w:r w:rsidDel="00780D55">
          <w:rPr>
            <w:rFonts w:ascii="Georgia" w:hAnsi="Georgia"/>
            <w:sz w:val="22"/>
            <w:szCs w:val="22"/>
          </w:rPr>
          <w:delText>rewarm their bodies</w:delText>
        </w:r>
      </w:del>
      <w:ins w:id="117" w:author="Seitz" w:date="2025-07-29T12:12:00Z">
        <w:r w:rsidR="00780D55">
          <w:rPr>
            <w:rFonts w:ascii="Georgia" w:hAnsi="Georgia"/>
            <w:sz w:val="22"/>
            <w:szCs w:val="22"/>
          </w:rPr>
          <w:t xml:space="preserve">as a </w:t>
        </w:r>
      </w:ins>
      <w:ins w:id="118" w:author="Seitz" w:date="2025-07-29T12:13:00Z">
        <w:r w:rsidR="00780D55">
          <w:rPr>
            <w:rFonts w:ascii="Georgia" w:hAnsi="Georgia"/>
            <w:sz w:val="22"/>
            <w:szCs w:val="22"/>
          </w:rPr>
          <w:t xml:space="preserve">behavioral </w:t>
        </w:r>
      </w:ins>
      <w:ins w:id="119" w:author="Seitz" w:date="2025-07-29T12:12:00Z">
        <w:r w:rsidR="00780D55">
          <w:rPr>
            <w:rFonts w:ascii="Georgia" w:hAnsi="Georgia"/>
            <w:sz w:val="22"/>
            <w:szCs w:val="22"/>
          </w:rPr>
          <w:t>warming mechanism</w:t>
        </w:r>
      </w:ins>
      <w:r>
        <w:rPr>
          <w:rFonts w:ascii="Georgia" w:hAnsi="Georgia"/>
          <w:sz w:val="22"/>
          <w:szCs w:val="22"/>
        </w:rPr>
        <w:t xml:space="preserve"> after diving into much colder, deeper water (</w:t>
      </w:r>
      <w:proofErr w:type="spellStart"/>
      <w:r>
        <w:rPr>
          <w:rFonts w:ascii="Georgia" w:hAnsi="Georgia"/>
          <w:sz w:val="22"/>
          <w:szCs w:val="22"/>
        </w:rPr>
        <w:t>Abascal</w:t>
      </w:r>
      <w:proofErr w:type="spellEnd"/>
      <w:r>
        <w:rPr>
          <w:rFonts w:ascii="Georgia" w:hAnsi="Georgia"/>
          <w:sz w:val="22"/>
          <w:szCs w:val="22"/>
        </w:rPr>
        <w:t xml:space="preserve">, 2010) </w:t>
      </w:r>
      <w:r w:rsidR="003B0142">
        <w:rPr>
          <w:rFonts w:ascii="Georgia" w:hAnsi="Georgia"/>
          <w:sz w:val="22"/>
          <w:szCs w:val="22"/>
        </w:rPr>
        <w:t>(</w:t>
      </w:r>
      <w:proofErr w:type="spellStart"/>
      <w:r w:rsidR="003B0142">
        <w:rPr>
          <w:rFonts w:ascii="Georgia" w:hAnsi="Georgia"/>
          <w:sz w:val="22"/>
          <w:szCs w:val="22"/>
        </w:rPr>
        <w:t>Rohner</w:t>
      </w:r>
      <w:proofErr w:type="spellEnd"/>
      <w:r w:rsidR="003B0142">
        <w:rPr>
          <w:rFonts w:ascii="Georgia" w:hAnsi="Georgia"/>
          <w:sz w:val="22"/>
          <w:szCs w:val="22"/>
        </w:rPr>
        <w:t>, 2022) (Schaefer, 2007) (Howell, 2010</w:t>
      </w:r>
      <w:r w:rsidR="00150EA3">
        <w:rPr>
          <w:rFonts w:ascii="Georgia" w:hAnsi="Georgia"/>
          <w:sz w:val="22"/>
          <w:szCs w:val="22"/>
        </w:rPr>
        <w:t>)</w:t>
      </w:r>
      <w:del w:id="120" w:author="Seitz" w:date="2025-07-29T12:12:00Z">
        <w:r w:rsidR="00150EA3" w:rsidDel="00780D55">
          <w:rPr>
            <w:rFonts w:ascii="Georgia" w:hAnsi="Georgia"/>
            <w:sz w:val="22"/>
            <w:szCs w:val="22"/>
          </w:rPr>
          <w:delText xml:space="preserve"> and</w:delText>
        </w:r>
      </w:del>
      <w:ins w:id="121" w:author="Seitz" w:date="2025-07-29T12:12:00Z">
        <w:r w:rsidR="00780D55">
          <w:rPr>
            <w:rFonts w:ascii="Georgia" w:hAnsi="Georgia"/>
            <w:sz w:val="22"/>
            <w:szCs w:val="22"/>
          </w:rPr>
          <w:t xml:space="preserve">. </w:t>
        </w:r>
      </w:ins>
      <w:ins w:id="122" w:author="Seitz" w:date="2025-07-29T12:13:00Z">
        <w:r w:rsidR="00780D55">
          <w:rPr>
            <w:rFonts w:ascii="Georgia" w:hAnsi="Georgia"/>
            <w:sz w:val="22"/>
            <w:szCs w:val="22"/>
          </w:rPr>
          <w:t>In contrast,</w:t>
        </w:r>
      </w:ins>
      <w:r w:rsidR="00150EA3">
        <w:rPr>
          <w:rFonts w:ascii="Georgia" w:hAnsi="Georgia"/>
          <w:sz w:val="22"/>
          <w:szCs w:val="22"/>
        </w:rPr>
        <w:t xml:space="preserve"> there is</w:t>
      </w:r>
      <w:r>
        <w:rPr>
          <w:rFonts w:ascii="Georgia" w:hAnsi="Georgia"/>
          <w:sz w:val="22"/>
          <w:szCs w:val="22"/>
        </w:rPr>
        <w:t xml:space="preserve"> evidence that </w:t>
      </w:r>
      <w:del w:id="123" w:author="Seitz" w:date="2025-07-29T12:13:00Z">
        <w:r w:rsidDel="00780D55">
          <w:rPr>
            <w:rFonts w:ascii="Georgia" w:hAnsi="Georgia"/>
            <w:sz w:val="22"/>
            <w:szCs w:val="22"/>
          </w:rPr>
          <w:delText xml:space="preserve">Chum </w:delText>
        </w:r>
      </w:del>
      <w:ins w:id="124" w:author="Seitz" w:date="2025-07-29T12:13:00Z">
        <w:r w:rsidR="00780D55">
          <w:rPr>
            <w:rFonts w:ascii="Georgia" w:hAnsi="Georgia"/>
            <w:sz w:val="22"/>
            <w:szCs w:val="22"/>
          </w:rPr>
          <w:t>c</w:t>
        </w:r>
        <w:r w:rsidR="00780D55">
          <w:rPr>
            <w:rFonts w:ascii="Georgia" w:hAnsi="Georgia"/>
            <w:sz w:val="22"/>
            <w:szCs w:val="22"/>
          </w:rPr>
          <w:t xml:space="preserve">hum </w:t>
        </w:r>
      </w:ins>
      <w:r w:rsidR="003B0142">
        <w:rPr>
          <w:rFonts w:ascii="Georgia" w:hAnsi="Georgia"/>
          <w:sz w:val="22"/>
          <w:szCs w:val="22"/>
        </w:rPr>
        <w:t>salmon</w:t>
      </w:r>
      <w:ins w:id="125" w:author="Seitz" w:date="2025-07-29T12:13:00Z">
        <w:r w:rsidR="00780D55">
          <w:rPr>
            <w:rFonts w:ascii="Georgia" w:hAnsi="Georgia"/>
            <w:sz w:val="22"/>
            <w:szCs w:val="22"/>
          </w:rPr>
          <w:t xml:space="preserve"> </w:t>
        </w:r>
      </w:ins>
      <w:del w:id="126" w:author="Seitz" w:date="2025-07-29T12:13:00Z">
        <w:r w:rsidR="003B0142" w:rsidDel="00780D55">
          <w:rPr>
            <w:rFonts w:ascii="Georgia" w:hAnsi="Georgia"/>
            <w:sz w:val="22"/>
            <w:szCs w:val="22"/>
          </w:rPr>
          <w:delText>, during migration,</w:delText>
        </w:r>
      </w:del>
      <w:r w:rsidR="003B0142">
        <w:rPr>
          <w:rFonts w:ascii="Georgia" w:hAnsi="Georgia"/>
          <w:sz w:val="22"/>
          <w:szCs w:val="22"/>
        </w:rPr>
        <w:t xml:space="preserve"> attempt to occupy cooler waters </w:t>
      </w:r>
      <w:ins w:id="127" w:author="Seitz" w:date="2025-07-29T12:13:00Z">
        <w:r w:rsidR="00780D55">
          <w:rPr>
            <w:rFonts w:ascii="Georgia" w:hAnsi="Georgia"/>
            <w:sz w:val="22"/>
            <w:szCs w:val="22"/>
          </w:rPr>
          <w:t xml:space="preserve">during migration </w:t>
        </w:r>
      </w:ins>
      <w:del w:id="128" w:author="Seitz" w:date="2025-07-29T12:13:00Z">
        <w:r w:rsidR="003B0142" w:rsidDel="00780D55">
          <w:rPr>
            <w:rFonts w:ascii="Georgia" w:hAnsi="Georgia"/>
            <w:sz w:val="22"/>
            <w:szCs w:val="22"/>
          </w:rPr>
          <w:delText xml:space="preserve">in order </w:delText>
        </w:r>
      </w:del>
      <w:r w:rsidR="003B0142">
        <w:rPr>
          <w:rFonts w:ascii="Georgia" w:hAnsi="Georgia"/>
          <w:sz w:val="22"/>
          <w:szCs w:val="22"/>
        </w:rPr>
        <w:t>to minimize metabolism as they try to maintain their body condition prior to spawning (Tanaka, 2000). While</w:t>
      </w:r>
      <w:r w:rsidR="00150EA3">
        <w:rPr>
          <w:rFonts w:ascii="Georgia" w:hAnsi="Georgia"/>
          <w:sz w:val="22"/>
          <w:szCs w:val="22"/>
        </w:rPr>
        <w:t xml:space="preserve"> in this study</w:t>
      </w:r>
      <w:r w:rsidR="003B0142">
        <w:rPr>
          <w:rFonts w:ascii="Georgia" w:hAnsi="Georgia"/>
          <w:sz w:val="22"/>
          <w:szCs w:val="22"/>
        </w:rPr>
        <w:t xml:space="preserve"> temperature did</w:t>
      </w:r>
      <w:r w:rsidR="00150EA3">
        <w:rPr>
          <w:rFonts w:ascii="Georgia" w:hAnsi="Georgia"/>
          <w:sz w:val="22"/>
          <w:szCs w:val="22"/>
        </w:rPr>
        <w:t xml:space="preserve"> not</w:t>
      </w:r>
      <w:r w:rsidR="003B0142">
        <w:rPr>
          <w:rFonts w:ascii="Georgia" w:hAnsi="Georgia"/>
          <w:sz w:val="22"/>
          <w:szCs w:val="22"/>
        </w:rPr>
        <w:t xml:space="preserve"> improve model loss</w:t>
      </w:r>
      <w:ins w:id="129" w:author="Seitz" w:date="2025-07-29T12:13:00Z">
        <w:r w:rsidR="00780D55">
          <w:rPr>
            <w:rFonts w:ascii="Georgia" w:hAnsi="Georgia"/>
            <w:sz w:val="22"/>
            <w:szCs w:val="22"/>
          </w:rPr>
          <w:t xml:space="preserve"> and the role of </w:t>
        </w:r>
      </w:ins>
      <w:ins w:id="130" w:author="Seitz" w:date="2025-07-29T12:14:00Z">
        <w:r w:rsidR="00780D55">
          <w:rPr>
            <w:rFonts w:ascii="Georgia" w:hAnsi="Georgia"/>
            <w:sz w:val="22"/>
            <w:szCs w:val="22"/>
          </w:rPr>
          <w:t>occupied temperatures is not well understood for Chinook salmon</w:t>
        </w:r>
      </w:ins>
      <w:r w:rsidR="00150EA3">
        <w:rPr>
          <w:rFonts w:ascii="Georgia" w:hAnsi="Georgia"/>
          <w:sz w:val="22"/>
          <w:szCs w:val="22"/>
        </w:rPr>
        <w:t xml:space="preserve">, </w:t>
      </w:r>
      <w:r w:rsidR="003B0142">
        <w:rPr>
          <w:rFonts w:ascii="Georgia" w:hAnsi="Georgia"/>
          <w:sz w:val="22"/>
          <w:szCs w:val="22"/>
        </w:rPr>
        <w:t xml:space="preserve">its impact cannot be discounted due to the strong correlation between temperatures, depth, and time of year in the Gulf of Alaska. </w:t>
      </w:r>
      <w:r w:rsidR="00150EA3">
        <w:rPr>
          <w:rFonts w:ascii="Georgia" w:hAnsi="Georgia"/>
          <w:sz w:val="22"/>
          <w:szCs w:val="22"/>
        </w:rPr>
        <w:t xml:space="preserve">As such, further investigation into the relationships between productivity, thermoregulation, and the environment would likely be a valuable source of further insight. </w:t>
      </w:r>
    </w:p>
    <w:p w14:paraId="64133A70" w14:textId="20F8BD3C" w:rsidR="000B2FF1" w:rsidRDefault="002F222A" w:rsidP="002F222A">
      <w:pPr>
        <w:rPr>
          <w:rFonts w:ascii="Georgia" w:hAnsi="Georgia"/>
          <w:sz w:val="22"/>
          <w:szCs w:val="22"/>
        </w:rPr>
      </w:pPr>
      <w:r w:rsidRPr="002F222A">
        <w:rPr>
          <w:rFonts w:ascii="Georgia" w:hAnsi="Georgia"/>
          <w:sz w:val="22"/>
          <w:szCs w:val="22"/>
        </w:rPr>
        <w:t>Beyond seasonal patterns of variance, diel variation was uncovered as well.</w:t>
      </w:r>
      <w:commentRangeStart w:id="131"/>
      <w:r w:rsidRPr="002F222A">
        <w:rPr>
          <w:rFonts w:ascii="Georgia" w:hAnsi="Georgia"/>
          <w:sz w:val="22"/>
          <w:szCs w:val="22"/>
        </w:rPr>
        <w:t xml:space="preserve"> </w:t>
      </w:r>
      <w:commentRangeEnd w:id="131"/>
      <w:r w:rsidR="005A0D6C">
        <w:rPr>
          <w:rStyle w:val="CommentReference"/>
        </w:rPr>
        <w:commentReference w:id="131"/>
      </w:r>
      <w:r w:rsidRPr="002F222A">
        <w:rPr>
          <w:rFonts w:ascii="Georgia" w:hAnsi="Georgia"/>
          <w:sz w:val="22"/>
          <w:szCs w:val="22"/>
        </w:rPr>
        <w:t xml:space="preserve">Day/night </w:t>
      </w:r>
      <w:r w:rsidR="009F0007">
        <w:rPr>
          <w:rFonts w:ascii="Georgia" w:hAnsi="Georgia"/>
          <w:sz w:val="22"/>
          <w:szCs w:val="22"/>
        </w:rPr>
        <w:t xml:space="preserve">model </w:t>
      </w:r>
      <w:r w:rsidRPr="002F222A">
        <w:rPr>
          <w:rFonts w:ascii="Georgia" w:hAnsi="Georgia"/>
          <w:sz w:val="22"/>
          <w:szCs w:val="22"/>
        </w:rPr>
        <w:t>features have been present in prior research (</w:t>
      </w:r>
      <w:proofErr w:type="spellStart"/>
      <w:r w:rsidRPr="002F222A">
        <w:rPr>
          <w:rFonts w:ascii="Georgia" w:hAnsi="Georgia"/>
          <w:sz w:val="22"/>
          <w:szCs w:val="22"/>
        </w:rPr>
        <w:t>Arostegui</w:t>
      </w:r>
      <w:proofErr w:type="spellEnd"/>
      <w:r w:rsidRPr="002F222A">
        <w:rPr>
          <w:rFonts w:ascii="Georgia" w:hAnsi="Georgia"/>
          <w:sz w:val="22"/>
          <w:szCs w:val="22"/>
        </w:rPr>
        <w:t xml:space="preserve">, 2017) (Freshwater, 2024) but the conclusions have been varied. </w:t>
      </w:r>
      <w:proofErr w:type="spellStart"/>
      <w:r w:rsidRPr="002F222A">
        <w:rPr>
          <w:rFonts w:ascii="Georgia" w:hAnsi="Georgia"/>
          <w:sz w:val="22"/>
          <w:szCs w:val="22"/>
        </w:rPr>
        <w:t>Arostegui</w:t>
      </w:r>
      <w:r w:rsidR="009F0007">
        <w:rPr>
          <w:rFonts w:ascii="Georgia" w:hAnsi="Georgia"/>
          <w:sz w:val="22"/>
          <w:szCs w:val="22"/>
        </w:rPr>
        <w:t>’s</w:t>
      </w:r>
      <w:proofErr w:type="spellEnd"/>
      <w:r w:rsidR="009F0007">
        <w:rPr>
          <w:rFonts w:ascii="Georgia" w:hAnsi="Georgia"/>
          <w:sz w:val="22"/>
          <w:szCs w:val="22"/>
        </w:rPr>
        <w:t xml:space="preserve"> study near Vancouver Island </w:t>
      </w:r>
      <w:r w:rsidRPr="002F222A">
        <w:rPr>
          <w:rFonts w:ascii="Georgia" w:hAnsi="Georgia"/>
          <w:sz w:val="22"/>
          <w:szCs w:val="22"/>
        </w:rPr>
        <w:t xml:space="preserve">found fish </w:t>
      </w:r>
      <w:r w:rsidR="009F0007">
        <w:rPr>
          <w:rFonts w:ascii="Georgia" w:hAnsi="Georgia"/>
          <w:sz w:val="22"/>
          <w:szCs w:val="22"/>
        </w:rPr>
        <w:t>to be at</w:t>
      </w:r>
      <w:r w:rsidRPr="002F222A">
        <w:rPr>
          <w:rFonts w:ascii="Georgia" w:hAnsi="Georgia"/>
          <w:sz w:val="22"/>
          <w:szCs w:val="22"/>
        </w:rPr>
        <w:t xml:space="preserve"> shallower depths during the day (except in winter)</w:t>
      </w:r>
      <w:r w:rsidR="009F0007">
        <w:rPr>
          <w:rFonts w:ascii="Georgia" w:hAnsi="Georgia"/>
          <w:sz w:val="22"/>
          <w:szCs w:val="22"/>
        </w:rPr>
        <w:t xml:space="preserve">. </w:t>
      </w:r>
      <w:r w:rsidRPr="002F222A">
        <w:rPr>
          <w:rFonts w:ascii="Georgia" w:hAnsi="Georgia"/>
          <w:sz w:val="22"/>
          <w:szCs w:val="22"/>
        </w:rPr>
        <w:t>Freshwater</w:t>
      </w:r>
      <w:r w:rsidR="009F0007">
        <w:rPr>
          <w:rFonts w:ascii="Georgia" w:hAnsi="Georgia"/>
          <w:sz w:val="22"/>
          <w:szCs w:val="22"/>
        </w:rPr>
        <w:t xml:space="preserve">’s study near British Columbia </w:t>
      </w:r>
      <w:r w:rsidRPr="002F222A">
        <w:rPr>
          <w:rFonts w:ascii="Georgia" w:hAnsi="Georgia"/>
          <w:sz w:val="22"/>
          <w:szCs w:val="22"/>
        </w:rPr>
        <w:t xml:space="preserve">found the opposite with Chinook salmon occupying shallower depths at night. For summer and fall our results align with </w:t>
      </w:r>
      <w:r w:rsidR="009F0007">
        <w:rPr>
          <w:rFonts w:ascii="Georgia" w:hAnsi="Georgia"/>
          <w:sz w:val="22"/>
          <w:szCs w:val="22"/>
        </w:rPr>
        <w:t>those from British Columbia</w:t>
      </w:r>
      <w:r w:rsidRPr="002F222A">
        <w:rPr>
          <w:rFonts w:ascii="Georgia" w:hAnsi="Georgia"/>
          <w:sz w:val="22"/>
          <w:szCs w:val="22"/>
        </w:rPr>
        <w:t xml:space="preserve"> but in February the pattern shifts, and Chinook salmon were found to be closer to the surface during the day</w:t>
      </w:r>
      <w:r w:rsidR="00150EA3">
        <w:rPr>
          <w:rFonts w:ascii="Georgia" w:hAnsi="Georgia"/>
          <w:sz w:val="22"/>
          <w:szCs w:val="22"/>
        </w:rPr>
        <w:t>,</w:t>
      </w:r>
      <w:r w:rsidRPr="002F222A">
        <w:rPr>
          <w:rFonts w:ascii="Georgia" w:hAnsi="Georgia"/>
          <w:sz w:val="22"/>
          <w:szCs w:val="22"/>
        </w:rPr>
        <w:t xml:space="preserve"> </w:t>
      </w:r>
      <w:r w:rsidR="009F0007">
        <w:rPr>
          <w:rFonts w:ascii="Georgia" w:hAnsi="Georgia"/>
          <w:sz w:val="22"/>
          <w:szCs w:val="22"/>
        </w:rPr>
        <w:t>like those in Vancouver</w:t>
      </w:r>
      <w:r w:rsidR="00150EA3">
        <w:rPr>
          <w:rFonts w:ascii="Georgia" w:hAnsi="Georgia"/>
          <w:sz w:val="22"/>
          <w:szCs w:val="22"/>
        </w:rPr>
        <w:t>,</w:t>
      </w:r>
      <w:r w:rsidR="009F0007">
        <w:rPr>
          <w:rFonts w:ascii="Georgia" w:hAnsi="Georgia"/>
          <w:sz w:val="22"/>
          <w:szCs w:val="22"/>
        </w:rPr>
        <w:t xml:space="preserve"> </w:t>
      </w:r>
      <w:r w:rsidRPr="002F222A">
        <w:rPr>
          <w:rFonts w:ascii="Georgia" w:hAnsi="Georgia"/>
          <w:sz w:val="22"/>
          <w:szCs w:val="22"/>
        </w:rPr>
        <w:t xml:space="preserve">until summer set in. </w:t>
      </w:r>
    </w:p>
    <w:p w14:paraId="58350535" w14:textId="5F666CD0" w:rsidR="002F222A" w:rsidRDefault="002F222A" w:rsidP="002F222A">
      <w:pPr>
        <w:rPr>
          <w:rFonts w:ascii="Georgia" w:hAnsi="Georgia"/>
          <w:sz w:val="22"/>
          <w:szCs w:val="22"/>
        </w:rPr>
      </w:pPr>
      <w:commentRangeStart w:id="132"/>
      <w:r w:rsidRPr="002F222A">
        <w:rPr>
          <w:rFonts w:ascii="Georgia" w:hAnsi="Georgia"/>
          <w:sz w:val="22"/>
          <w:szCs w:val="22"/>
        </w:rPr>
        <w:t xml:space="preserve">Beyond this, by using a </w:t>
      </w:r>
      <w:r w:rsidR="00E277CD" w:rsidRPr="002F222A">
        <w:rPr>
          <w:rFonts w:ascii="Georgia" w:hAnsi="Georgia"/>
          <w:sz w:val="22"/>
          <w:szCs w:val="22"/>
        </w:rPr>
        <w:t>time-of-day</w:t>
      </w:r>
      <w:r w:rsidRPr="002F222A">
        <w:rPr>
          <w:rFonts w:ascii="Georgia" w:hAnsi="Georgia"/>
          <w:sz w:val="22"/>
          <w:szCs w:val="22"/>
        </w:rPr>
        <w:t xml:space="preserve"> feature as opposed to a simple day/night distinction, we were able to capture when the shift between day-like behavior and night-like behavior occurs as well as the swiftness of this transition. Our findings suggest that these two modes of behavior, at the population level, are nearly binary with only a small portion of the day spent in transition. </w:t>
      </w:r>
      <w:commentRangeEnd w:id="132"/>
      <w:r w:rsidR="005A0D6C">
        <w:rPr>
          <w:rStyle w:val="CommentReference"/>
        </w:rPr>
        <w:commentReference w:id="132"/>
      </w:r>
    </w:p>
    <w:p w14:paraId="20FF79EC" w14:textId="41D029CC" w:rsidR="00E277CD" w:rsidRPr="00306619" w:rsidRDefault="00E277CD" w:rsidP="00306619">
      <w:pPr>
        <w:rPr>
          <w:rFonts w:ascii="Georgia" w:hAnsi="Georgia"/>
          <w:sz w:val="22"/>
          <w:szCs w:val="22"/>
        </w:rPr>
      </w:pPr>
      <w:commentRangeStart w:id="133"/>
      <w:r>
        <w:rPr>
          <w:rFonts w:ascii="Georgia" w:hAnsi="Georgia"/>
          <w:sz w:val="22"/>
          <w:szCs w:val="22"/>
        </w:rPr>
        <w:t>S</w:t>
      </w:r>
      <w:commentRangeEnd w:id="133"/>
      <w:r w:rsidR="005A0D6C">
        <w:rPr>
          <w:rStyle w:val="CommentReference"/>
        </w:rPr>
        <w:commentReference w:id="133"/>
      </w:r>
      <w:r>
        <w:rPr>
          <w:rFonts w:ascii="Georgia" w:hAnsi="Georgia"/>
          <w:sz w:val="22"/>
          <w:szCs w:val="22"/>
        </w:rPr>
        <w:t xml:space="preserve">uch time-of-day shifts in behavior </w:t>
      </w:r>
      <w:r w:rsidR="00AD0F91">
        <w:rPr>
          <w:rFonts w:ascii="Georgia" w:hAnsi="Georgia"/>
          <w:sz w:val="22"/>
          <w:szCs w:val="22"/>
        </w:rPr>
        <w:t xml:space="preserve">are relatively common </w:t>
      </w:r>
      <w:r>
        <w:rPr>
          <w:rFonts w:ascii="Georgia" w:hAnsi="Georgia"/>
          <w:sz w:val="22"/>
          <w:szCs w:val="22"/>
        </w:rPr>
        <w:t xml:space="preserve">been observed in other </w:t>
      </w:r>
      <w:r w:rsidR="00AD0F91">
        <w:rPr>
          <w:rFonts w:ascii="Georgia" w:hAnsi="Georgia"/>
          <w:sz w:val="22"/>
          <w:szCs w:val="22"/>
        </w:rPr>
        <w:t xml:space="preserve">mobile, </w:t>
      </w:r>
      <w:r>
        <w:rPr>
          <w:rFonts w:ascii="Georgia" w:hAnsi="Georgia"/>
          <w:sz w:val="22"/>
          <w:szCs w:val="22"/>
        </w:rPr>
        <w:t xml:space="preserve">predatory fishes. Billfishes, tuna, and other salmon species have all been reported to exhibit similar kinds of diel variation. </w:t>
      </w:r>
      <w:r w:rsidR="00306619">
        <w:rPr>
          <w:rFonts w:ascii="Georgia" w:hAnsi="Georgia"/>
          <w:sz w:val="22"/>
          <w:szCs w:val="22"/>
        </w:rPr>
        <w:t xml:space="preserve">Black and Striped </w:t>
      </w:r>
      <w:r w:rsidR="00AD0F91">
        <w:rPr>
          <w:rFonts w:ascii="Georgia" w:hAnsi="Georgia"/>
          <w:sz w:val="22"/>
          <w:szCs w:val="22"/>
        </w:rPr>
        <w:t>m</w:t>
      </w:r>
      <w:r w:rsidR="00306619">
        <w:rPr>
          <w:rFonts w:ascii="Georgia" w:hAnsi="Georgia"/>
          <w:sz w:val="22"/>
          <w:szCs w:val="22"/>
        </w:rPr>
        <w:t>arlin (</w:t>
      </w:r>
      <w:proofErr w:type="spellStart"/>
      <w:r w:rsidR="00306619">
        <w:rPr>
          <w:rFonts w:ascii="Georgia" w:hAnsi="Georgia"/>
          <w:sz w:val="22"/>
          <w:szCs w:val="22"/>
        </w:rPr>
        <w:t>Rohner</w:t>
      </w:r>
      <w:proofErr w:type="spellEnd"/>
      <w:r w:rsidR="00306619">
        <w:rPr>
          <w:rFonts w:ascii="Georgia" w:hAnsi="Georgia"/>
          <w:sz w:val="22"/>
          <w:szCs w:val="22"/>
        </w:rPr>
        <w:t>, 2022), Bigeye tuna (Howell, 2010), Yellowfin tuna (</w:t>
      </w:r>
      <w:proofErr w:type="spellStart"/>
      <w:r w:rsidR="00306619">
        <w:rPr>
          <w:rFonts w:ascii="Georgia" w:hAnsi="Georgia"/>
          <w:sz w:val="22"/>
          <w:szCs w:val="22"/>
        </w:rPr>
        <w:t>Shaefer</w:t>
      </w:r>
      <w:proofErr w:type="spellEnd"/>
      <w:r w:rsidR="00306619">
        <w:rPr>
          <w:rFonts w:ascii="Georgia" w:hAnsi="Georgia"/>
          <w:sz w:val="22"/>
          <w:szCs w:val="22"/>
        </w:rPr>
        <w:t xml:space="preserve">, 2007) have </w:t>
      </w:r>
      <w:r w:rsidR="00AD0F91">
        <w:rPr>
          <w:rFonts w:ascii="Georgia" w:hAnsi="Georgia"/>
          <w:sz w:val="22"/>
          <w:szCs w:val="22"/>
        </w:rPr>
        <w:t xml:space="preserve">all </w:t>
      </w:r>
      <w:r w:rsidR="00306619">
        <w:rPr>
          <w:rFonts w:ascii="Georgia" w:hAnsi="Georgia"/>
          <w:sz w:val="22"/>
          <w:szCs w:val="22"/>
        </w:rPr>
        <w:t xml:space="preserve">been demonstrated to have shallower distributions during the day than at night. Atlantic salmon both dive deeper during the day and tend to be much more surface oriented during the long polar night (Strom, 2018). </w:t>
      </w:r>
      <w:r w:rsidR="00AD0F91">
        <w:rPr>
          <w:rFonts w:ascii="Georgia" w:hAnsi="Georgia"/>
          <w:sz w:val="22"/>
          <w:szCs w:val="22"/>
        </w:rPr>
        <w:t xml:space="preserve">One clear distinction is the switch, observed in this study, wherein Chinook salmon occupy shallower depths during the day in late winter and early spring. Investigation into and further confirmation of this reversal would likely illuminate some of the key differences between the tradeoffs Chinook salmon are making versus other mobile, predatory fish. </w:t>
      </w:r>
      <w:r w:rsidR="00306619">
        <w:rPr>
          <w:rFonts w:ascii="Georgia" w:hAnsi="Georgia"/>
          <w:sz w:val="22"/>
          <w:szCs w:val="22"/>
        </w:rPr>
        <w:t xml:space="preserve"> </w:t>
      </w:r>
    </w:p>
    <w:p w14:paraId="2D05E8DF" w14:textId="50063174" w:rsidR="002F222A" w:rsidRPr="002F222A" w:rsidRDefault="002F222A" w:rsidP="002F222A">
      <w:pPr>
        <w:rPr>
          <w:rFonts w:ascii="Georgia" w:hAnsi="Georgia"/>
          <w:sz w:val="22"/>
          <w:szCs w:val="22"/>
        </w:rPr>
      </w:pPr>
      <w:r w:rsidRPr="002F222A">
        <w:rPr>
          <w:rFonts w:ascii="Georgia" w:hAnsi="Georgia"/>
          <w:sz w:val="22"/>
          <w:szCs w:val="22"/>
        </w:rPr>
        <w:lastRenderedPageBreak/>
        <w:t xml:space="preserve">Finally, the tendency for Chinook salmon to shift deeper </w:t>
      </w:r>
      <w:r w:rsidR="009F0007">
        <w:rPr>
          <w:rFonts w:ascii="Georgia" w:hAnsi="Georgia"/>
          <w:sz w:val="22"/>
          <w:szCs w:val="22"/>
        </w:rPr>
        <w:t xml:space="preserve">as the </w:t>
      </w:r>
      <w:del w:id="134" w:author="Seitz" w:date="2025-07-29T12:37:00Z">
        <w:r w:rsidR="009F0007" w:rsidDel="00B94B22">
          <w:rPr>
            <w:rFonts w:ascii="Georgia" w:hAnsi="Georgia"/>
            <w:sz w:val="22"/>
            <w:szCs w:val="22"/>
          </w:rPr>
          <w:delText>seafloor drops</w:delText>
        </w:r>
      </w:del>
      <w:ins w:id="135" w:author="Seitz" w:date="2025-07-29T12:37:00Z">
        <w:r w:rsidR="00B94B22">
          <w:rPr>
            <w:rFonts w:ascii="Georgia" w:hAnsi="Georgia"/>
            <w:sz w:val="22"/>
            <w:szCs w:val="22"/>
          </w:rPr>
          <w:t xml:space="preserve">water </w:t>
        </w:r>
      </w:ins>
      <w:ins w:id="136" w:author="Seitz" w:date="2025-07-29T12:38:00Z">
        <w:r w:rsidR="00B94B22">
          <w:rPr>
            <w:rFonts w:ascii="Georgia" w:hAnsi="Georgia"/>
            <w:sz w:val="22"/>
            <w:szCs w:val="22"/>
          </w:rPr>
          <w:t>column depth increases</w:t>
        </w:r>
      </w:ins>
      <w:r w:rsidRPr="002F222A">
        <w:rPr>
          <w:rFonts w:ascii="Georgia" w:hAnsi="Georgia"/>
          <w:sz w:val="22"/>
          <w:szCs w:val="22"/>
        </w:rPr>
        <w:t xml:space="preserve"> (Freshwater, 2024) (</w:t>
      </w:r>
      <w:proofErr w:type="spellStart"/>
      <w:r w:rsidRPr="002F222A">
        <w:rPr>
          <w:rFonts w:ascii="Georgia" w:hAnsi="Georgia"/>
          <w:sz w:val="22"/>
          <w:szCs w:val="22"/>
        </w:rPr>
        <w:t>Arostegui</w:t>
      </w:r>
      <w:proofErr w:type="spellEnd"/>
      <w:r w:rsidRPr="002F222A">
        <w:rPr>
          <w:rFonts w:ascii="Georgia" w:hAnsi="Georgia"/>
          <w:sz w:val="22"/>
          <w:szCs w:val="22"/>
        </w:rPr>
        <w:t>, 2017) (</w:t>
      </w:r>
      <w:proofErr w:type="spellStart"/>
      <w:r w:rsidRPr="002F222A">
        <w:rPr>
          <w:rFonts w:ascii="Georgia" w:hAnsi="Georgia"/>
          <w:sz w:val="22"/>
          <w:szCs w:val="22"/>
        </w:rPr>
        <w:t>Orsi</w:t>
      </w:r>
      <w:proofErr w:type="spellEnd"/>
      <w:r w:rsidRPr="002F222A">
        <w:rPr>
          <w:rFonts w:ascii="Georgia" w:hAnsi="Georgia"/>
          <w:sz w:val="22"/>
          <w:szCs w:val="22"/>
        </w:rPr>
        <w:t xml:space="preserve">, 1995) (Walker, 2007) was also captured by our model - even without the explicit inclusion of overall depth as a feature. </w:t>
      </w:r>
      <w:ins w:id="137" w:author="Seitz" w:date="2025-07-29T12:38:00Z">
        <w:r w:rsidR="00B94B22">
          <w:rPr>
            <w:rFonts w:ascii="Georgia" w:hAnsi="Georgia"/>
            <w:sz w:val="22"/>
            <w:szCs w:val="22"/>
          </w:rPr>
          <w:t xml:space="preserve">Because </w:t>
        </w:r>
      </w:ins>
      <w:del w:id="138" w:author="Seitz" w:date="2025-07-29T12:38:00Z">
        <w:r w:rsidR="002C0DF5" w:rsidDel="00B94B22">
          <w:rPr>
            <w:rFonts w:ascii="Georgia" w:hAnsi="Georgia"/>
            <w:sz w:val="22"/>
            <w:szCs w:val="22"/>
          </w:rPr>
          <w:delText>O</w:delText>
        </w:r>
      </w:del>
      <w:ins w:id="139" w:author="Seitz" w:date="2025-07-29T12:38:00Z">
        <w:r w:rsidR="00B94B22">
          <w:rPr>
            <w:rFonts w:ascii="Georgia" w:hAnsi="Georgia"/>
            <w:sz w:val="22"/>
            <w:szCs w:val="22"/>
          </w:rPr>
          <w:t>o</w:t>
        </w:r>
      </w:ins>
      <w:r w:rsidRPr="002F222A">
        <w:rPr>
          <w:rFonts w:ascii="Georgia" w:hAnsi="Georgia"/>
          <w:sz w:val="22"/>
          <w:szCs w:val="22"/>
        </w:rPr>
        <w:t>ur model produces an odds of occupancy per depth bin</w:t>
      </w:r>
      <w:ins w:id="140" w:author="Seitz" w:date="2025-07-29T12:38:00Z">
        <w:r w:rsidR="00B94B22">
          <w:rPr>
            <w:rFonts w:ascii="Georgia" w:hAnsi="Georgia"/>
            <w:sz w:val="22"/>
            <w:szCs w:val="22"/>
          </w:rPr>
          <w:t xml:space="preserve">, </w:t>
        </w:r>
      </w:ins>
      <w:del w:id="141" w:author="Seitz" w:date="2025-07-29T12:38:00Z">
        <w:r w:rsidR="002C0DF5" w:rsidDel="00B94B22">
          <w:rPr>
            <w:rFonts w:ascii="Georgia" w:hAnsi="Georgia"/>
            <w:sz w:val="22"/>
            <w:szCs w:val="22"/>
          </w:rPr>
          <w:delText>.</w:delText>
        </w:r>
        <w:r w:rsidRPr="002F222A" w:rsidDel="00B94B22">
          <w:rPr>
            <w:rFonts w:ascii="Georgia" w:hAnsi="Georgia"/>
            <w:sz w:val="22"/>
            <w:szCs w:val="22"/>
          </w:rPr>
          <w:delText xml:space="preserve"> </w:delText>
        </w:r>
        <w:r w:rsidR="002C0DF5" w:rsidDel="00B94B22">
          <w:rPr>
            <w:rFonts w:ascii="Georgia" w:hAnsi="Georgia"/>
            <w:sz w:val="22"/>
            <w:szCs w:val="22"/>
          </w:rPr>
          <w:delText>T</w:delText>
        </w:r>
      </w:del>
      <w:ins w:id="142" w:author="Seitz" w:date="2025-07-29T12:38:00Z">
        <w:r w:rsidR="00B94B22">
          <w:rPr>
            <w:rFonts w:ascii="Georgia" w:hAnsi="Georgia"/>
            <w:sz w:val="22"/>
            <w:szCs w:val="22"/>
          </w:rPr>
          <w:t>t</w:t>
        </w:r>
      </w:ins>
      <w:r w:rsidRPr="002F222A">
        <w:rPr>
          <w:rFonts w:ascii="Georgia" w:hAnsi="Georgia"/>
          <w:sz w:val="22"/>
          <w:szCs w:val="22"/>
        </w:rPr>
        <w:t xml:space="preserve">he addition of deeper </w:t>
      </w:r>
      <w:del w:id="143" w:author="Seitz" w:date="2025-07-29T12:38:00Z">
        <w:r w:rsidRPr="002F222A" w:rsidDel="00B94B22">
          <w:rPr>
            <w:rFonts w:ascii="Georgia" w:hAnsi="Georgia"/>
            <w:sz w:val="22"/>
            <w:szCs w:val="22"/>
          </w:rPr>
          <w:delText>(</w:delText>
        </w:r>
      </w:del>
      <w:r w:rsidRPr="002F222A">
        <w:rPr>
          <w:rFonts w:ascii="Georgia" w:hAnsi="Georgia"/>
          <w:sz w:val="22"/>
          <w:szCs w:val="22"/>
        </w:rPr>
        <w:t xml:space="preserve">and </w:t>
      </w:r>
      <w:del w:id="144" w:author="Seitz" w:date="2025-07-29T12:39:00Z">
        <w:r w:rsidRPr="002F222A" w:rsidDel="00B94B22">
          <w:rPr>
            <w:rFonts w:ascii="Georgia" w:hAnsi="Georgia"/>
            <w:sz w:val="22"/>
            <w:szCs w:val="22"/>
          </w:rPr>
          <w:delText>therefor</w:delText>
        </w:r>
      </w:del>
      <w:del w:id="145" w:author="Seitz" w:date="2025-07-29T12:38:00Z">
        <w:r w:rsidRPr="002F222A" w:rsidDel="00B94B22">
          <w:rPr>
            <w:rFonts w:ascii="Georgia" w:hAnsi="Georgia"/>
            <w:sz w:val="22"/>
            <w:szCs w:val="22"/>
          </w:rPr>
          <w:delText>e</w:delText>
        </w:r>
      </w:del>
      <w:r w:rsidRPr="002F222A">
        <w:rPr>
          <w:rFonts w:ascii="Georgia" w:hAnsi="Georgia"/>
          <w:sz w:val="22"/>
          <w:szCs w:val="22"/>
        </w:rPr>
        <w:t xml:space="preserve"> more</w:t>
      </w:r>
      <w:del w:id="146" w:author="Seitz" w:date="2025-07-29T12:39:00Z">
        <w:r w:rsidRPr="002F222A" w:rsidDel="00B94B22">
          <w:rPr>
            <w:rFonts w:ascii="Georgia" w:hAnsi="Georgia"/>
            <w:sz w:val="22"/>
            <w:szCs w:val="22"/>
          </w:rPr>
          <w:delText>)</w:delText>
        </w:r>
      </w:del>
      <w:r w:rsidRPr="002F222A">
        <w:rPr>
          <w:rFonts w:ascii="Georgia" w:hAnsi="Georgia"/>
          <w:sz w:val="22"/>
          <w:szCs w:val="22"/>
        </w:rPr>
        <w:t xml:space="preserve"> depth bins </w:t>
      </w:r>
      <w:del w:id="147" w:author="Seitz" w:date="2025-07-29T12:38:00Z">
        <w:r w:rsidR="002C0DF5" w:rsidDel="00B94B22">
          <w:rPr>
            <w:rFonts w:ascii="Georgia" w:hAnsi="Georgia"/>
            <w:sz w:val="22"/>
            <w:szCs w:val="22"/>
          </w:rPr>
          <w:delText xml:space="preserve">therefore </w:delText>
        </w:r>
      </w:del>
      <w:r w:rsidR="002C0DF5">
        <w:rPr>
          <w:rFonts w:ascii="Georgia" w:hAnsi="Georgia"/>
          <w:sz w:val="22"/>
          <w:szCs w:val="22"/>
        </w:rPr>
        <w:t xml:space="preserve">has the effect of </w:t>
      </w:r>
      <w:del w:id="148" w:author="Seitz" w:date="2025-07-29T12:39:00Z">
        <w:r w:rsidR="002C0DF5" w:rsidDel="00B94B22">
          <w:rPr>
            <w:rFonts w:ascii="Georgia" w:hAnsi="Georgia"/>
            <w:sz w:val="22"/>
            <w:szCs w:val="22"/>
          </w:rPr>
          <w:delText xml:space="preserve">dropping </w:delText>
        </w:r>
      </w:del>
      <w:ins w:id="149" w:author="Seitz" w:date="2025-07-29T12:39:00Z">
        <w:r w:rsidR="00B94B22">
          <w:rPr>
            <w:rFonts w:ascii="Georgia" w:hAnsi="Georgia"/>
            <w:sz w:val="22"/>
            <w:szCs w:val="22"/>
          </w:rPr>
          <w:t>reduci</w:t>
        </w:r>
        <w:r w:rsidR="00B94B22">
          <w:rPr>
            <w:rFonts w:ascii="Georgia" w:hAnsi="Georgia"/>
            <w:sz w:val="22"/>
            <w:szCs w:val="22"/>
          </w:rPr>
          <w:t xml:space="preserve">ng </w:t>
        </w:r>
      </w:ins>
      <w:r w:rsidR="002C0DF5">
        <w:rPr>
          <w:rFonts w:ascii="Georgia" w:hAnsi="Georgia"/>
          <w:sz w:val="22"/>
          <w:szCs w:val="22"/>
        </w:rPr>
        <w:t xml:space="preserve">the likelihood of </w:t>
      </w:r>
      <w:proofErr w:type="spellStart"/>
      <w:ins w:id="150" w:author="Seitz" w:date="2025-07-29T12:39:00Z">
        <w:r w:rsidR="00B94B22">
          <w:rPr>
            <w:rFonts w:ascii="Georgia" w:hAnsi="Georgia"/>
            <w:sz w:val="22"/>
            <w:szCs w:val="22"/>
          </w:rPr>
          <w:t>of</w:t>
        </w:r>
        <w:proofErr w:type="spellEnd"/>
        <w:r w:rsidR="00B94B22">
          <w:rPr>
            <w:rFonts w:ascii="Georgia" w:hAnsi="Georgia"/>
            <w:sz w:val="22"/>
            <w:szCs w:val="22"/>
          </w:rPr>
          <w:t xml:space="preserve"> occupying </w:t>
        </w:r>
      </w:ins>
      <w:r w:rsidR="002C0DF5">
        <w:rPr>
          <w:rFonts w:ascii="Georgia" w:hAnsi="Georgia"/>
          <w:sz w:val="22"/>
          <w:szCs w:val="22"/>
        </w:rPr>
        <w:t xml:space="preserve">shallower depth bins. </w:t>
      </w:r>
      <w:r w:rsidRPr="002F222A">
        <w:rPr>
          <w:rFonts w:ascii="Georgia" w:hAnsi="Georgia"/>
          <w:sz w:val="22"/>
          <w:szCs w:val="22"/>
        </w:rPr>
        <w:t xml:space="preserve">Nonetheless it was </w:t>
      </w:r>
      <w:r w:rsidR="002C0DF5" w:rsidRPr="002F222A">
        <w:rPr>
          <w:rFonts w:ascii="Georgia" w:hAnsi="Georgia"/>
          <w:sz w:val="22"/>
          <w:szCs w:val="22"/>
        </w:rPr>
        <w:t>surprising</w:t>
      </w:r>
      <w:r w:rsidRPr="002F222A">
        <w:rPr>
          <w:rFonts w:ascii="Georgia" w:hAnsi="Georgia"/>
          <w:sz w:val="22"/>
          <w:szCs w:val="22"/>
        </w:rPr>
        <w:t xml:space="preserve"> that this simple fact of math captured enough of the bathymetry effect on Chinook salmon that adding overall depth as a feature did not improve the model's performance. Perhaps </w:t>
      </w:r>
      <w:del w:id="151" w:author="Seitz" w:date="2025-07-29T12:40:00Z">
        <w:r w:rsidRPr="002F222A" w:rsidDel="00B94B22">
          <w:rPr>
            <w:rFonts w:ascii="Georgia" w:hAnsi="Georgia"/>
            <w:sz w:val="22"/>
            <w:szCs w:val="22"/>
          </w:rPr>
          <w:delText>the reason why is related</w:delText>
        </w:r>
      </w:del>
      <w:ins w:id="152" w:author="Seitz" w:date="2025-07-29T12:40:00Z">
        <w:r w:rsidR="00B94B22">
          <w:rPr>
            <w:rFonts w:ascii="Georgia" w:hAnsi="Georgia"/>
            <w:sz w:val="22"/>
            <w:szCs w:val="22"/>
          </w:rPr>
          <w:t>this observation can be explained by</w:t>
        </w:r>
      </w:ins>
      <w:del w:id="153" w:author="Seitz" w:date="2025-07-29T12:40:00Z">
        <w:r w:rsidRPr="002F222A" w:rsidDel="00B94B22">
          <w:rPr>
            <w:rFonts w:ascii="Georgia" w:hAnsi="Georgia"/>
            <w:sz w:val="22"/>
            <w:szCs w:val="22"/>
          </w:rPr>
          <w:delText xml:space="preserve"> to</w:delText>
        </w:r>
      </w:del>
      <w:r w:rsidRPr="002F222A">
        <w:rPr>
          <w:rFonts w:ascii="Georgia" w:hAnsi="Georgia"/>
          <w:sz w:val="22"/>
          <w:szCs w:val="22"/>
        </w:rPr>
        <w:t xml:space="preserve"> a similar finding</w:t>
      </w:r>
      <w:ins w:id="154" w:author="Seitz" w:date="2025-07-29T12:40:00Z">
        <w:r w:rsidR="00B94B22">
          <w:rPr>
            <w:rFonts w:ascii="Georgia" w:hAnsi="Georgia"/>
            <w:sz w:val="22"/>
            <w:szCs w:val="22"/>
          </w:rPr>
          <w:t xml:space="preserve"> in previous research </w:t>
        </w:r>
      </w:ins>
      <w:del w:id="155" w:author="Seitz" w:date="2025-07-29T12:40:00Z">
        <w:r w:rsidRPr="002F222A" w:rsidDel="00B94B22">
          <w:rPr>
            <w:rFonts w:ascii="Georgia" w:hAnsi="Georgia"/>
            <w:sz w:val="22"/>
            <w:szCs w:val="22"/>
          </w:rPr>
          <w:delText xml:space="preserve"> by </w:delText>
        </w:r>
      </w:del>
      <w:ins w:id="156" w:author="Seitz" w:date="2025-07-29T12:40:00Z">
        <w:r w:rsidR="00B94B22">
          <w:rPr>
            <w:rFonts w:ascii="Georgia" w:hAnsi="Georgia"/>
            <w:sz w:val="22"/>
            <w:szCs w:val="22"/>
          </w:rPr>
          <w:t>(</w:t>
        </w:r>
      </w:ins>
      <w:r w:rsidRPr="002F222A">
        <w:rPr>
          <w:rFonts w:ascii="Georgia" w:hAnsi="Georgia"/>
          <w:sz w:val="22"/>
          <w:szCs w:val="22"/>
        </w:rPr>
        <w:t xml:space="preserve">Freshwater et. </w:t>
      </w:r>
      <w:del w:id="157" w:author="Seitz" w:date="2025-07-29T12:40:00Z">
        <w:r w:rsidR="00B94B22" w:rsidRPr="002F222A" w:rsidDel="00B94B22">
          <w:rPr>
            <w:rFonts w:ascii="Georgia" w:hAnsi="Georgia"/>
            <w:sz w:val="22"/>
            <w:szCs w:val="22"/>
          </w:rPr>
          <w:delText>A</w:delText>
        </w:r>
        <w:r w:rsidRPr="002F222A" w:rsidDel="00B94B22">
          <w:rPr>
            <w:rFonts w:ascii="Georgia" w:hAnsi="Georgia"/>
            <w:sz w:val="22"/>
            <w:szCs w:val="22"/>
          </w:rPr>
          <w:delText>l</w:delText>
        </w:r>
      </w:del>
      <w:ins w:id="158" w:author="Seitz" w:date="2025-07-29T12:40:00Z">
        <w:r w:rsidR="00B94B22">
          <w:rPr>
            <w:rFonts w:ascii="Georgia" w:hAnsi="Georgia"/>
            <w:sz w:val="22"/>
            <w:szCs w:val="22"/>
          </w:rPr>
          <w:t>a</w:t>
        </w:r>
        <w:r w:rsidR="00B94B22" w:rsidRPr="002F222A">
          <w:rPr>
            <w:rFonts w:ascii="Georgia" w:hAnsi="Georgia"/>
            <w:sz w:val="22"/>
            <w:szCs w:val="22"/>
          </w:rPr>
          <w:t>l</w:t>
        </w:r>
        <w:r w:rsidR="00B94B22">
          <w:rPr>
            <w:rFonts w:ascii="Georgia" w:hAnsi="Georgia"/>
            <w:sz w:val="22"/>
            <w:szCs w:val="22"/>
          </w:rPr>
          <w:t>)</w:t>
        </w:r>
      </w:ins>
      <w:del w:id="159" w:author="Seitz" w:date="2025-07-29T12:40:00Z">
        <w:r w:rsidRPr="002F222A" w:rsidDel="00B94B22">
          <w:rPr>
            <w:rFonts w:ascii="Georgia" w:hAnsi="Georgia"/>
            <w:sz w:val="22"/>
            <w:szCs w:val="22"/>
          </w:rPr>
          <w:delText xml:space="preserve"> </w:delText>
        </w:r>
      </w:del>
      <w:r w:rsidRPr="002F222A">
        <w:rPr>
          <w:rFonts w:ascii="Georgia" w:hAnsi="Georgia"/>
          <w:sz w:val="22"/>
          <w:szCs w:val="22"/>
        </w:rPr>
        <w:t xml:space="preserve">that </w:t>
      </w:r>
      <w:del w:id="160" w:author="Seitz" w:date="2025-07-29T12:40:00Z">
        <w:r w:rsidRPr="002F222A" w:rsidDel="00B94B22">
          <w:rPr>
            <w:rFonts w:ascii="Georgia" w:hAnsi="Georgia"/>
            <w:sz w:val="22"/>
            <w:szCs w:val="22"/>
          </w:rPr>
          <w:delText xml:space="preserve">in their modeling, </w:delText>
        </w:r>
      </w:del>
      <w:r w:rsidRPr="002F222A">
        <w:rPr>
          <w:rFonts w:ascii="Georgia" w:hAnsi="Georgia"/>
          <w:sz w:val="22"/>
          <w:szCs w:val="22"/>
        </w:rPr>
        <w:t xml:space="preserve">the relative position in the water column was a </w:t>
      </w:r>
      <w:commentRangeStart w:id="161"/>
      <w:r w:rsidRPr="002F222A">
        <w:rPr>
          <w:rFonts w:ascii="Georgia" w:hAnsi="Georgia"/>
          <w:sz w:val="22"/>
          <w:szCs w:val="22"/>
        </w:rPr>
        <w:t xml:space="preserve">better feature </w:t>
      </w:r>
      <w:commentRangeEnd w:id="161"/>
      <w:r w:rsidR="00B94B22">
        <w:rPr>
          <w:rStyle w:val="CommentReference"/>
        </w:rPr>
        <w:commentReference w:id="161"/>
      </w:r>
      <w:r w:rsidRPr="002F222A">
        <w:rPr>
          <w:rFonts w:ascii="Georgia" w:hAnsi="Georgia"/>
          <w:sz w:val="22"/>
          <w:szCs w:val="22"/>
        </w:rPr>
        <w:t xml:space="preserve">than the specific depth. </w:t>
      </w:r>
    </w:p>
    <w:p w14:paraId="5C587BB7" w14:textId="56C36D3B" w:rsidR="00756BE6" w:rsidRPr="002F222A" w:rsidRDefault="002F222A" w:rsidP="002F222A">
      <w:pPr>
        <w:rPr>
          <w:rFonts w:ascii="Georgia" w:hAnsi="Georgia"/>
          <w:sz w:val="22"/>
          <w:szCs w:val="22"/>
        </w:rPr>
      </w:pPr>
      <w:r w:rsidRPr="002F222A">
        <w:rPr>
          <w:rFonts w:ascii="Georgia" w:hAnsi="Georgia"/>
          <w:sz w:val="22"/>
          <w:szCs w:val="22"/>
        </w:rPr>
        <w:t>Together, these findings highlight the value of probabilistic deep learning for resolving fine-scale ecological patterns across time and space. By capturing both known and previously unresolved structure in Chinook salmon vertical distribution, our model not only reinforces existing knowledge but also refines key timelines that shape depth occupancy. Furthermore, because the model provides estimates across the entire water column, it enables detailed examination of behavior within specific depth ranges of interest - a subject to which we now turn.</w:t>
      </w:r>
    </w:p>
    <w:sectPr w:rsidR="00756BE6" w:rsidRPr="002F22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Seitz" w:date="2025-07-29T11:30:00Z" w:initials="S">
    <w:p w14:paraId="4159D4FD" w14:textId="7A8CDF4A" w:rsidR="00C70DC7" w:rsidRDefault="00C70DC7">
      <w:pPr>
        <w:pStyle w:val="CommentText"/>
      </w:pPr>
      <w:r>
        <w:rPr>
          <w:rStyle w:val="CommentReference"/>
        </w:rPr>
        <w:annotationRef/>
      </w:r>
      <w:r>
        <w:t xml:space="preserve">They also originate outside of the PNW, so it would be good to make this a bit more general.  </w:t>
      </w:r>
    </w:p>
  </w:comment>
  <w:comment w:id="16" w:author="Seitz" w:date="2025-07-29T11:46:00Z" w:initials="S">
    <w:p w14:paraId="552EB89E" w14:textId="3EA635E0" w:rsidR="00054D47" w:rsidRDefault="00054D47">
      <w:pPr>
        <w:pStyle w:val="CommentText"/>
      </w:pPr>
      <w:r>
        <w:rPr>
          <w:rStyle w:val="CommentReference"/>
        </w:rPr>
        <w:annotationRef/>
      </w:r>
      <w:r>
        <w:t>My overall suggestion is to recap your findings, then relate them to research elsewhere.  You have these elements, but the narrative jumps back and forth between your research and others’ research.  I think it is more easily understood if there is less jumping back and forth.</w:t>
      </w:r>
    </w:p>
  </w:comment>
  <w:comment w:id="48" w:author="Seitz" w:date="2025-07-29T11:47:00Z" w:initials="S">
    <w:p w14:paraId="67D194DC" w14:textId="77777777" w:rsidR="0076276E" w:rsidRDefault="00054D47">
      <w:pPr>
        <w:pStyle w:val="CommentText"/>
      </w:pPr>
      <w:r>
        <w:rPr>
          <w:rStyle w:val="CommentReference"/>
        </w:rPr>
        <w:annotationRef/>
      </w:r>
      <w:r>
        <w:t xml:space="preserve">Do you have any hypotheses of why the shift to shallower waters is different near BC than that observed in the GOA?  Perhaps because the BC fish are likely maturing and racing back to their home streams while yours are probably immature and responding to prey fields?  Is there any evidence to cite to support that?  </w:t>
      </w:r>
    </w:p>
    <w:p w14:paraId="64827269" w14:textId="77777777" w:rsidR="0076276E" w:rsidRDefault="0076276E">
      <w:pPr>
        <w:pStyle w:val="CommentText"/>
      </w:pPr>
    </w:p>
    <w:p w14:paraId="096DA819" w14:textId="7EB0C424" w:rsidR="00054D47" w:rsidRDefault="0076276E">
      <w:pPr>
        <w:pStyle w:val="CommentText"/>
      </w:pPr>
      <w:r>
        <w:t xml:space="preserve">OH WAIT! I see some of this in the next paragraph.  Perhaps you could end this paragraph by describing why the BC fish show the pattern they do, and then start the next paragraph by saying “In contrast to the fish near BC, those in this study are likely immature and responding to prey field depths” or something like that.  </w:t>
      </w:r>
      <w:r w:rsidR="00054D47">
        <w:t xml:space="preserve"> </w:t>
      </w:r>
    </w:p>
  </w:comment>
  <w:comment w:id="88" w:author="Seitz" w:date="2025-07-29T12:02:00Z" w:initials="S">
    <w:p w14:paraId="43BAB2E3" w14:textId="4E9A6313" w:rsidR="002612DA" w:rsidRDefault="002612DA">
      <w:pPr>
        <w:pStyle w:val="CommentText"/>
      </w:pPr>
      <w:r>
        <w:rPr>
          <w:rStyle w:val="CommentReference"/>
        </w:rPr>
        <w:annotationRef/>
      </w:r>
      <w:r>
        <w:t>Does this specifically refer to occupation of low-salinity surface waters?  If so, then state that so the reader does not get confused. Never leave it to the reader to draw their own conclusions.</w:t>
      </w:r>
    </w:p>
  </w:comment>
  <w:comment w:id="89" w:author="Seitz" w:date="2025-07-29T12:03:00Z" w:initials="S">
    <w:p w14:paraId="13D7A82C" w14:textId="3D1CB772" w:rsidR="002612DA" w:rsidRDefault="002612DA">
      <w:pPr>
        <w:pStyle w:val="CommentText"/>
      </w:pPr>
      <w:r>
        <w:rPr>
          <w:rStyle w:val="CommentReference"/>
        </w:rPr>
        <w:annotationRef/>
      </w:r>
      <w:r>
        <w:t>Or tend to occupy.  Maybe they just get “stuck” there because there is food and they won’t leave!</w:t>
      </w:r>
    </w:p>
  </w:comment>
  <w:comment w:id="90" w:author="Seitz" w:date="2025-07-29T12:04:00Z" w:initials="S">
    <w:p w14:paraId="11B66F34" w14:textId="181D8F46" w:rsidR="002612DA" w:rsidRDefault="002612DA">
      <w:pPr>
        <w:pStyle w:val="CommentText"/>
      </w:pPr>
      <w:r>
        <w:rPr>
          <w:rStyle w:val="CommentReference"/>
        </w:rPr>
        <w:annotationRef/>
      </w:r>
      <w:r>
        <w:t xml:space="preserve">And this just happens to be in areas of low surface salinity.  I am not sure the best way to go about stating that, but I think it should be specifically stated.  </w:t>
      </w:r>
    </w:p>
  </w:comment>
  <w:comment w:id="91" w:author="Seitz" w:date="2025-07-29T12:06:00Z" w:initials="S">
    <w:p w14:paraId="335253D7" w14:textId="1771CEA3" w:rsidR="002612DA" w:rsidRDefault="002612DA">
      <w:pPr>
        <w:pStyle w:val="CommentText"/>
      </w:pPr>
      <w:r>
        <w:rPr>
          <w:rStyle w:val="CommentReference"/>
        </w:rPr>
        <w:annotationRef/>
      </w:r>
      <w:r>
        <w:t>This is great!  I am convinced.</w:t>
      </w:r>
    </w:p>
  </w:comment>
  <w:comment w:id="97" w:author="Seitz" w:date="2025-07-29T12:06:00Z" w:initials="S">
    <w:p w14:paraId="293DF9A4" w14:textId="164EFD6C" w:rsidR="002612DA" w:rsidRDefault="002612DA">
      <w:pPr>
        <w:pStyle w:val="CommentText"/>
      </w:pPr>
      <w:r>
        <w:rPr>
          <w:rStyle w:val="CommentReference"/>
        </w:rPr>
        <w:annotationRef/>
      </w:r>
      <w:r>
        <w:t>I think this can be deleted.  Talking about illumination strays away from the main message.</w:t>
      </w:r>
    </w:p>
  </w:comment>
  <w:comment w:id="131" w:author="Seitz" w:date="2025-07-29T12:29:00Z" w:initials="S">
    <w:p w14:paraId="201C3329" w14:textId="73D27E03" w:rsidR="005A0D6C" w:rsidRDefault="005A0D6C">
      <w:pPr>
        <w:pStyle w:val="CommentText"/>
      </w:pPr>
      <w:r>
        <w:rPr>
          <w:rStyle w:val="CommentReference"/>
        </w:rPr>
        <w:annotationRef/>
      </w:r>
      <w:r>
        <w:t xml:space="preserve">Perhaps flip this paragraph on its head and summarize your findings first then compare them to elsewhere, rather than summarizing elsewhere and comparing your results.  You could transition into the comparisons by saying that results from other research in other areas demonstrate variability in Chinook diel patterns.  It would be good to </w:t>
      </w:r>
    </w:p>
  </w:comment>
  <w:comment w:id="132" w:author="Seitz" w:date="2025-07-29T12:32:00Z" w:initials="S">
    <w:p w14:paraId="6D392296" w14:textId="48C1323E" w:rsidR="005A0D6C" w:rsidRDefault="005A0D6C">
      <w:pPr>
        <w:pStyle w:val="CommentText"/>
      </w:pPr>
      <w:r>
        <w:rPr>
          <w:rStyle w:val="CommentReference"/>
        </w:rPr>
        <w:annotationRef/>
      </w:r>
      <w:r>
        <w:t xml:space="preserve">Could you incorporate this into the previous paragraph in which this would be a summary of your results?  As this paragraph stands, it is very short and not well-developed.  </w:t>
      </w:r>
    </w:p>
  </w:comment>
  <w:comment w:id="133" w:author="Seitz" w:date="2025-07-29T12:34:00Z" w:initials="S">
    <w:p w14:paraId="720E89F3" w14:textId="77777777" w:rsidR="005A0D6C" w:rsidRDefault="005A0D6C">
      <w:pPr>
        <w:pStyle w:val="CommentText"/>
      </w:pPr>
      <w:r>
        <w:rPr>
          <w:rStyle w:val="CommentReference"/>
        </w:rPr>
        <w:annotationRef/>
      </w:r>
      <w:r>
        <w:t xml:space="preserve">I think this could be joined to the previous paragraph, after you discuss other research on Chinook salmon elsewhere.  You would be broadening your net by discussing your research, other Chinook research, and then other research on other species.  </w:t>
      </w:r>
    </w:p>
    <w:p w14:paraId="4FC245D9" w14:textId="77777777" w:rsidR="005A0D6C" w:rsidRDefault="005A0D6C">
      <w:pPr>
        <w:pStyle w:val="CommentText"/>
      </w:pPr>
    </w:p>
    <w:p w14:paraId="36B15E53" w14:textId="6686090C" w:rsidR="005A0D6C" w:rsidRDefault="005A0D6C">
      <w:pPr>
        <w:pStyle w:val="CommentText"/>
      </w:pPr>
      <w:r>
        <w:t xml:space="preserve">Also, it might be good to very quickly discuss some of the hypotheses </w:t>
      </w:r>
      <w:r w:rsidR="00B94B22">
        <w:t>for diel diving behavior and why there is variability in Chinook salmon.</w:t>
      </w:r>
    </w:p>
  </w:comment>
  <w:comment w:id="161" w:author="Seitz" w:date="2025-07-29T12:40:00Z" w:initials="S">
    <w:p w14:paraId="18A4199E" w14:textId="140A69E2" w:rsidR="00B94B22" w:rsidRDefault="00B94B22">
      <w:pPr>
        <w:pStyle w:val="CommentText"/>
      </w:pPr>
      <w:r>
        <w:rPr>
          <w:rStyle w:val="CommentReference"/>
        </w:rPr>
        <w:annotationRef/>
      </w:r>
      <w:r>
        <w:t xml:space="preserve">Do you mean had stronger predictive capability?  </w:t>
      </w:r>
      <w:bookmarkStart w:id="162" w:name="_GoBack"/>
      <w:bookmarkEnd w:id="162"/>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159D4FD" w15:done="0"/>
  <w15:commentEx w15:paraId="552EB89E" w15:done="0"/>
  <w15:commentEx w15:paraId="096DA819" w15:done="0"/>
  <w15:commentEx w15:paraId="43BAB2E3" w15:done="0"/>
  <w15:commentEx w15:paraId="13D7A82C" w15:done="0"/>
  <w15:commentEx w15:paraId="11B66F34" w15:done="0"/>
  <w15:commentEx w15:paraId="335253D7" w15:done="0"/>
  <w15:commentEx w15:paraId="293DF9A4" w15:done="0"/>
  <w15:commentEx w15:paraId="201C3329" w15:done="0"/>
  <w15:commentEx w15:paraId="6D392296" w15:done="0"/>
  <w15:commentEx w15:paraId="36B15E53" w15:done="0"/>
  <w15:commentEx w15:paraId="18A4199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panose1 w:val="02040502050405020303"/>
    <w:charset w:val="00"/>
    <w:family w:val="roman"/>
    <w:pitch w:val="variable"/>
    <w:sig w:usb0="00000287" w:usb1="00000000" w:usb2="00000000" w:usb3="00000000" w:csb0="0000009F"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205B13"/>
    <w:multiLevelType w:val="hybridMultilevel"/>
    <w:tmpl w:val="E61A37EA"/>
    <w:lvl w:ilvl="0" w:tplc="9FEEF956">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4563CC"/>
    <w:multiLevelType w:val="hybridMultilevel"/>
    <w:tmpl w:val="B6CEA040"/>
    <w:lvl w:ilvl="0" w:tplc="4A480FA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eitz">
    <w15:presenceInfo w15:providerId="None" w15:userId="Seit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22A"/>
    <w:rsid w:val="00054D47"/>
    <w:rsid w:val="000B2FF1"/>
    <w:rsid w:val="00150EA3"/>
    <w:rsid w:val="001638AA"/>
    <w:rsid w:val="001D5147"/>
    <w:rsid w:val="002612DA"/>
    <w:rsid w:val="002C0DF5"/>
    <w:rsid w:val="002F222A"/>
    <w:rsid w:val="00302B26"/>
    <w:rsid w:val="003059ED"/>
    <w:rsid w:val="00306619"/>
    <w:rsid w:val="0033700C"/>
    <w:rsid w:val="003B0142"/>
    <w:rsid w:val="00595993"/>
    <w:rsid w:val="005A0D6C"/>
    <w:rsid w:val="0066476B"/>
    <w:rsid w:val="006D2A0E"/>
    <w:rsid w:val="00756BE6"/>
    <w:rsid w:val="0076276E"/>
    <w:rsid w:val="00780D55"/>
    <w:rsid w:val="00862CCF"/>
    <w:rsid w:val="009F0007"/>
    <w:rsid w:val="00AD0F91"/>
    <w:rsid w:val="00B109BF"/>
    <w:rsid w:val="00B94B22"/>
    <w:rsid w:val="00BB6738"/>
    <w:rsid w:val="00C63689"/>
    <w:rsid w:val="00C70DC7"/>
    <w:rsid w:val="00E27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5A263"/>
  <w15:chartTrackingRefBased/>
  <w15:docId w15:val="{2F60F7AE-303B-0045-9E99-0EB694641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F2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22A"/>
    <w:rPr>
      <w:rFonts w:eastAsiaTheme="majorEastAsia" w:cstheme="majorBidi"/>
      <w:color w:val="272727" w:themeColor="text1" w:themeTint="D8"/>
    </w:rPr>
  </w:style>
  <w:style w:type="paragraph" w:styleId="Title">
    <w:name w:val="Title"/>
    <w:basedOn w:val="Normal"/>
    <w:next w:val="Normal"/>
    <w:link w:val="TitleChar"/>
    <w:uiPriority w:val="10"/>
    <w:qFormat/>
    <w:rsid w:val="002F2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22A"/>
    <w:pPr>
      <w:spacing w:before="160"/>
      <w:jc w:val="center"/>
    </w:pPr>
    <w:rPr>
      <w:i/>
      <w:iCs/>
      <w:color w:val="404040" w:themeColor="text1" w:themeTint="BF"/>
    </w:rPr>
  </w:style>
  <w:style w:type="character" w:customStyle="1" w:styleId="QuoteChar">
    <w:name w:val="Quote Char"/>
    <w:basedOn w:val="DefaultParagraphFont"/>
    <w:link w:val="Quote"/>
    <w:uiPriority w:val="29"/>
    <w:rsid w:val="002F222A"/>
    <w:rPr>
      <w:i/>
      <w:iCs/>
      <w:color w:val="404040" w:themeColor="text1" w:themeTint="BF"/>
    </w:rPr>
  </w:style>
  <w:style w:type="paragraph" w:styleId="ListParagraph">
    <w:name w:val="List Paragraph"/>
    <w:basedOn w:val="Normal"/>
    <w:uiPriority w:val="34"/>
    <w:qFormat/>
    <w:rsid w:val="002F222A"/>
    <w:pPr>
      <w:ind w:left="720"/>
      <w:contextualSpacing/>
    </w:pPr>
  </w:style>
  <w:style w:type="character" w:styleId="IntenseEmphasis">
    <w:name w:val="Intense Emphasis"/>
    <w:basedOn w:val="DefaultParagraphFont"/>
    <w:uiPriority w:val="21"/>
    <w:qFormat/>
    <w:rsid w:val="002F222A"/>
    <w:rPr>
      <w:i/>
      <w:iCs/>
      <w:color w:val="0F4761" w:themeColor="accent1" w:themeShade="BF"/>
    </w:rPr>
  </w:style>
  <w:style w:type="paragraph" w:styleId="IntenseQuote">
    <w:name w:val="Intense Quote"/>
    <w:basedOn w:val="Normal"/>
    <w:next w:val="Normal"/>
    <w:link w:val="IntenseQuoteChar"/>
    <w:uiPriority w:val="30"/>
    <w:qFormat/>
    <w:rsid w:val="002F2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22A"/>
    <w:rPr>
      <w:i/>
      <w:iCs/>
      <w:color w:val="0F4761" w:themeColor="accent1" w:themeShade="BF"/>
    </w:rPr>
  </w:style>
  <w:style w:type="character" w:styleId="IntenseReference">
    <w:name w:val="Intense Reference"/>
    <w:basedOn w:val="DefaultParagraphFont"/>
    <w:uiPriority w:val="32"/>
    <w:qFormat/>
    <w:rsid w:val="002F222A"/>
    <w:rPr>
      <w:b/>
      <w:bCs/>
      <w:smallCaps/>
      <w:color w:val="0F4761" w:themeColor="accent1" w:themeShade="BF"/>
      <w:spacing w:val="5"/>
    </w:rPr>
  </w:style>
  <w:style w:type="character" w:styleId="CommentReference">
    <w:name w:val="annotation reference"/>
    <w:basedOn w:val="DefaultParagraphFont"/>
    <w:uiPriority w:val="99"/>
    <w:semiHidden/>
    <w:unhideWhenUsed/>
    <w:rsid w:val="00C70DC7"/>
    <w:rPr>
      <w:sz w:val="16"/>
      <w:szCs w:val="16"/>
    </w:rPr>
  </w:style>
  <w:style w:type="paragraph" w:styleId="CommentText">
    <w:name w:val="annotation text"/>
    <w:basedOn w:val="Normal"/>
    <w:link w:val="CommentTextChar"/>
    <w:uiPriority w:val="99"/>
    <w:semiHidden/>
    <w:unhideWhenUsed/>
    <w:rsid w:val="00C70DC7"/>
    <w:pPr>
      <w:spacing w:line="240" w:lineRule="auto"/>
    </w:pPr>
    <w:rPr>
      <w:sz w:val="20"/>
      <w:szCs w:val="20"/>
    </w:rPr>
  </w:style>
  <w:style w:type="character" w:customStyle="1" w:styleId="CommentTextChar">
    <w:name w:val="Comment Text Char"/>
    <w:basedOn w:val="DefaultParagraphFont"/>
    <w:link w:val="CommentText"/>
    <w:uiPriority w:val="99"/>
    <w:semiHidden/>
    <w:rsid w:val="00C70DC7"/>
    <w:rPr>
      <w:sz w:val="20"/>
      <w:szCs w:val="20"/>
    </w:rPr>
  </w:style>
  <w:style w:type="paragraph" w:styleId="CommentSubject">
    <w:name w:val="annotation subject"/>
    <w:basedOn w:val="CommentText"/>
    <w:next w:val="CommentText"/>
    <w:link w:val="CommentSubjectChar"/>
    <w:uiPriority w:val="99"/>
    <w:semiHidden/>
    <w:unhideWhenUsed/>
    <w:rsid w:val="00C70DC7"/>
    <w:rPr>
      <w:b/>
      <w:bCs/>
    </w:rPr>
  </w:style>
  <w:style w:type="character" w:customStyle="1" w:styleId="CommentSubjectChar">
    <w:name w:val="Comment Subject Char"/>
    <w:basedOn w:val="CommentTextChar"/>
    <w:link w:val="CommentSubject"/>
    <w:uiPriority w:val="99"/>
    <w:semiHidden/>
    <w:rsid w:val="00C70DC7"/>
    <w:rPr>
      <w:b/>
      <w:bCs/>
      <w:sz w:val="20"/>
      <w:szCs w:val="20"/>
    </w:rPr>
  </w:style>
  <w:style w:type="paragraph" w:styleId="BalloonText">
    <w:name w:val="Balloon Text"/>
    <w:basedOn w:val="Normal"/>
    <w:link w:val="BalloonTextChar"/>
    <w:uiPriority w:val="99"/>
    <w:semiHidden/>
    <w:unhideWhenUsed/>
    <w:rsid w:val="00C70D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0D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9875272">
      <w:bodyDiv w:val="1"/>
      <w:marLeft w:val="0"/>
      <w:marRight w:val="0"/>
      <w:marTop w:val="0"/>
      <w:marBottom w:val="0"/>
      <w:divBdr>
        <w:top w:val="none" w:sz="0" w:space="0" w:color="auto"/>
        <w:left w:val="none" w:sz="0" w:space="0" w:color="auto"/>
        <w:bottom w:val="none" w:sz="0" w:space="0" w:color="auto"/>
        <w:right w:val="none" w:sz="0" w:space="0" w:color="auto"/>
      </w:divBdr>
      <w:divsChild>
        <w:div w:id="2078941596">
          <w:marLeft w:val="0"/>
          <w:marRight w:val="0"/>
          <w:marTop w:val="0"/>
          <w:marBottom w:val="0"/>
          <w:divBdr>
            <w:top w:val="none" w:sz="0" w:space="0" w:color="auto"/>
            <w:left w:val="none" w:sz="0" w:space="0" w:color="auto"/>
            <w:bottom w:val="none" w:sz="0" w:space="0" w:color="auto"/>
            <w:right w:val="none" w:sz="0" w:space="0" w:color="auto"/>
          </w:divBdr>
          <w:divsChild>
            <w:div w:id="1253275990">
              <w:marLeft w:val="0"/>
              <w:marRight w:val="0"/>
              <w:marTop w:val="0"/>
              <w:marBottom w:val="0"/>
              <w:divBdr>
                <w:top w:val="none" w:sz="0" w:space="0" w:color="auto"/>
                <w:left w:val="none" w:sz="0" w:space="0" w:color="auto"/>
                <w:bottom w:val="none" w:sz="0" w:space="0" w:color="auto"/>
                <w:right w:val="none" w:sz="0" w:space="0" w:color="auto"/>
              </w:divBdr>
            </w:div>
            <w:div w:id="2027949382">
              <w:marLeft w:val="0"/>
              <w:marRight w:val="0"/>
              <w:marTop w:val="0"/>
              <w:marBottom w:val="0"/>
              <w:divBdr>
                <w:top w:val="none" w:sz="0" w:space="0" w:color="auto"/>
                <w:left w:val="none" w:sz="0" w:space="0" w:color="auto"/>
                <w:bottom w:val="none" w:sz="0" w:space="0" w:color="auto"/>
                <w:right w:val="none" w:sz="0" w:space="0" w:color="auto"/>
              </w:divBdr>
            </w:div>
            <w:div w:id="1375420968">
              <w:marLeft w:val="0"/>
              <w:marRight w:val="0"/>
              <w:marTop w:val="0"/>
              <w:marBottom w:val="0"/>
              <w:divBdr>
                <w:top w:val="none" w:sz="0" w:space="0" w:color="auto"/>
                <w:left w:val="none" w:sz="0" w:space="0" w:color="auto"/>
                <w:bottom w:val="none" w:sz="0" w:space="0" w:color="auto"/>
                <w:right w:val="none" w:sz="0" w:space="0" w:color="auto"/>
              </w:divBdr>
            </w:div>
            <w:div w:id="414935977">
              <w:marLeft w:val="0"/>
              <w:marRight w:val="0"/>
              <w:marTop w:val="0"/>
              <w:marBottom w:val="0"/>
              <w:divBdr>
                <w:top w:val="none" w:sz="0" w:space="0" w:color="auto"/>
                <w:left w:val="none" w:sz="0" w:space="0" w:color="auto"/>
                <w:bottom w:val="none" w:sz="0" w:space="0" w:color="auto"/>
                <w:right w:val="none" w:sz="0" w:space="0" w:color="auto"/>
              </w:divBdr>
            </w:div>
            <w:div w:id="1563635886">
              <w:marLeft w:val="0"/>
              <w:marRight w:val="0"/>
              <w:marTop w:val="0"/>
              <w:marBottom w:val="0"/>
              <w:divBdr>
                <w:top w:val="none" w:sz="0" w:space="0" w:color="auto"/>
                <w:left w:val="none" w:sz="0" w:space="0" w:color="auto"/>
                <w:bottom w:val="none" w:sz="0" w:space="0" w:color="auto"/>
                <w:right w:val="none" w:sz="0" w:space="0" w:color="auto"/>
              </w:divBdr>
            </w:div>
            <w:div w:id="584806490">
              <w:marLeft w:val="0"/>
              <w:marRight w:val="0"/>
              <w:marTop w:val="0"/>
              <w:marBottom w:val="0"/>
              <w:divBdr>
                <w:top w:val="none" w:sz="0" w:space="0" w:color="auto"/>
                <w:left w:val="none" w:sz="0" w:space="0" w:color="auto"/>
                <w:bottom w:val="none" w:sz="0" w:space="0" w:color="auto"/>
                <w:right w:val="none" w:sz="0" w:space="0" w:color="auto"/>
              </w:divBdr>
            </w:div>
            <w:div w:id="14220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1360</Words>
  <Characters>7756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Seitz</cp:lastModifiedBy>
  <cp:revision>12</cp:revision>
  <dcterms:created xsi:type="dcterms:W3CDTF">2025-07-29T19:32:00Z</dcterms:created>
  <dcterms:modified xsi:type="dcterms:W3CDTF">2025-07-29T20:41:00Z</dcterms:modified>
</cp:coreProperties>
</file>