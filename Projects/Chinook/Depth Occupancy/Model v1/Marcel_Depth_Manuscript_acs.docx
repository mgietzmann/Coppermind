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9ADC252" w:rsidR="0078655F" w:rsidRDefault="0078655F" w:rsidP="001123FF">
      <w:pPr>
        <w:jc w:val="center"/>
        <w:rPr>
          <w:rFonts w:ascii="Georgia" w:hAnsi="Georgia"/>
          <w:b/>
          <w:bCs/>
          <w:sz w:val="32"/>
          <w:szCs w:val="32"/>
        </w:rPr>
      </w:pPr>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 xml:space="preserve">Depth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r w:rsidRPr="00047F35">
        <w:rPr>
          <w:rFonts w:ascii="Georgia" w:hAnsi="Georgia"/>
          <w:b/>
          <w:bCs/>
          <w:sz w:val="32"/>
          <w:szCs w:val="32"/>
        </w:rPr>
        <w:t>Introductio</w:t>
      </w:r>
      <w:commentRangeStart w:id="0"/>
      <w:r w:rsidRPr="00047F35">
        <w:rPr>
          <w:rFonts w:ascii="Georgia" w:hAnsi="Georgia"/>
          <w:b/>
          <w:bCs/>
          <w:sz w:val="32"/>
          <w:szCs w:val="32"/>
        </w:rPr>
        <w:t>n</w:t>
      </w:r>
      <w:commentRangeEnd w:id="0"/>
      <w:r w:rsidR="002637DD">
        <w:rPr>
          <w:rStyle w:val="CommentReference"/>
        </w:rPr>
        <w:commentReference w:id="0"/>
      </w:r>
    </w:p>
    <w:p w14:paraId="1CE9D866" w14:textId="77777777" w:rsidR="004D50A3" w:rsidRPr="00047F35" w:rsidRDefault="004D50A3" w:rsidP="00CF610C">
      <w:pPr>
        <w:rPr>
          <w:rFonts w:ascii="Georgia" w:hAnsi="Georgia"/>
          <w:sz w:val="22"/>
          <w:szCs w:val="22"/>
        </w:rPr>
      </w:pPr>
    </w:p>
    <w:p w14:paraId="56925977" w14:textId="226B1DC2" w:rsidR="00CF610C" w:rsidRPr="00047F35" w:rsidRDefault="00CF610C" w:rsidP="00CF610C">
      <w:pPr>
        <w:rPr>
          <w:rFonts w:ascii="Georgia" w:hAnsi="Georgia"/>
          <w:sz w:val="22"/>
          <w:szCs w:val="22"/>
        </w:rPr>
      </w:pPr>
      <w:commentRangeStart w:id="1"/>
      <w:r w:rsidRPr="00047F35">
        <w:rPr>
          <w:rFonts w:ascii="Georgia" w:hAnsi="Georgia"/>
          <w:sz w:val="22"/>
          <w:szCs w:val="22"/>
        </w:rPr>
        <w:t xml:space="preserve">The </w:t>
      </w:r>
      <w:commentRangeStart w:id="2"/>
      <w:r w:rsidRPr="00047F35">
        <w:rPr>
          <w:rFonts w:ascii="Georgia" w:hAnsi="Georgia"/>
          <w:sz w:val="22"/>
          <w:szCs w:val="22"/>
        </w:rPr>
        <w:t xml:space="preserve">walleye pollock </w:t>
      </w:r>
      <w:commentRangeEnd w:id="2"/>
      <w:r w:rsidR="000F059F">
        <w:rPr>
          <w:rStyle w:val="CommentReference"/>
        </w:rPr>
        <w:commentReference w:id="2"/>
      </w:r>
      <w:r w:rsidRPr="00047F35">
        <w:rPr>
          <w:rFonts w:ascii="Georgia" w:hAnsi="Georgia"/>
          <w:sz w:val="22"/>
          <w:szCs w:val="22"/>
        </w:rPr>
        <w:t>fishery in Alaska is the largest in the United States by volume and generated a wholesale gross value of $1.4 billion in 2008 (</w:t>
      </w:r>
      <w:r w:rsidR="00C25772" w:rsidRPr="00047F35">
        <w:rPr>
          <w:rFonts w:ascii="Georgia" w:hAnsi="Georgia"/>
          <w:sz w:val="22"/>
          <w:szCs w:val="22"/>
        </w:rPr>
        <w:t>NMFS, 2010</w:t>
      </w:r>
      <w:r w:rsidRPr="00047F35">
        <w:rPr>
          <w:rFonts w:ascii="Georgia" w:hAnsi="Georgia"/>
          <w:sz w:val="22"/>
          <w:szCs w:val="22"/>
        </w:rPr>
        <w:t xml:space="preserve">). </w:t>
      </w:r>
      <w:commentRangeEnd w:id="1"/>
      <w:r w:rsidR="002637DD">
        <w:rPr>
          <w:rStyle w:val="CommentReference"/>
        </w:rPr>
        <w:commentReference w:id="1"/>
      </w:r>
      <w:r w:rsidRPr="00047F35">
        <w:rPr>
          <w:rFonts w:ascii="Georgia" w:hAnsi="Georgia"/>
          <w:sz w:val="22"/>
          <w:szCs w:val="22"/>
        </w:rPr>
        <w:t>Chinook salmon are classified as a prohibited species catch in this fishery, meaning their incidental capture is strictly regulated (</w:t>
      </w:r>
      <w:r w:rsidR="00C25772" w:rsidRPr="00047F35">
        <w:rPr>
          <w:rFonts w:ascii="Georgia" w:hAnsi="Georgia"/>
          <w:sz w:val="22"/>
          <w:szCs w:val="22"/>
        </w:rPr>
        <w:t>NPFMC, 2022</w:t>
      </w:r>
      <w:r w:rsidRPr="00047F35">
        <w:rPr>
          <w:rFonts w:ascii="Georgia" w:hAnsi="Georgia"/>
          <w:sz w:val="22"/>
          <w:szCs w:val="22"/>
        </w:rPr>
        <w:t xml:space="preserve">). </w:t>
      </w:r>
      <w:commentRangeStart w:id="3"/>
      <w:r w:rsidRPr="00047F35">
        <w:rPr>
          <w:rFonts w:ascii="Georgia" w:hAnsi="Georgia"/>
          <w:sz w:val="22"/>
          <w:szCs w:val="22"/>
        </w:rPr>
        <w:t>In response to record high bycatch in 2007, Amendment 91 established a hard cap of 60,000 Chinook salmon for the entire fishery, divided by sector and season (A and B), with the consequence that exceeding this limit results in a complete fishery closure. Additionally, a performance limit of 47,591 salmon is allocated across seasons and sectors, with a rule that if any sector exceeds its share in three out of seven consecutive years, it is permanently restricted to that limit (</w:t>
      </w:r>
      <w:r w:rsidR="00C25772" w:rsidRPr="00047F35">
        <w:rPr>
          <w:rFonts w:ascii="Georgia" w:hAnsi="Georgia"/>
          <w:sz w:val="22"/>
          <w:szCs w:val="22"/>
        </w:rPr>
        <w:t>NMFS, 2010</w:t>
      </w:r>
      <w:r w:rsidRPr="00047F35">
        <w:rPr>
          <w:rFonts w:ascii="Georgia" w:hAnsi="Georgia"/>
          <w:sz w:val="22"/>
          <w:szCs w:val="22"/>
        </w:rPr>
        <w:t>). This approach balanced the need to incentivize bycatch reduction while accounting for natural variability in salmon encounters. However, while the bycatch in the fisheries was reduced, in response to low Chinook abundance Amendment 110 was introduced to add an adaptive mechanism where the performance limit is further reduced during periods of low salmon abundance based on an established index (</w:t>
      </w:r>
      <w:r w:rsidR="00C25772" w:rsidRPr="00047F35">
        <w:rPr>
          <w:rFonts w:ascii="Georgia" w:hAnsi="Georgia"/>
          <w:sz w:val="22"/>
          <w:szCs w:val="22"/>
        </w:rPr>
        <w:t>NPFMC, 2022</w:t>
      </w:r>
      <w:r w:rsidRPr="00047F35">
        <w:rPr>
          <w:rFonts w:ascii="Georgia" w:hAnsi="Georgia"/>
          <w:sz w:val="22"/>
          <w:szCs w:val="22"/>
        </w:rPr>
        <w:t>). To enforce these rules, 100% observer coverage is mandated on all vessels within the pollock fishery, ensuring compliance and accurate monitoring of bycatch levels (</w:t>
      </w:r>
      <w:r w:rsidR="00C25772" w:rsidRPr="00047F35">
        <w:rPr>
          <w:rFonts w:ascii="Georgia" w:hAnsi="Georgia"/>
          <w:sz w:val="22"/>
          <w:szCs w:val="22"/>
        </w:rPr>
        <w:t>NPFMC, 2022</w:t>
      </w:r>
      <w:r w:rsidRPr="00047F35">
        <w:rPr>
          <w:rFonts w:ascii="Georgia" w:hAnsi="Georgia"/>
          <w:sz w:val="22"/>
          <w:szCs w:val="22"/>
        </w:rPr>
        <w:t>).</w:t>
      </w:r>
      <w:commentRangeEnd w:id="3"/>
      <w:r w:rsidR="002637DD">
        <w:rPr>
          <w:rStyle w:val="CommentReference"/>
        </w:rPr>
        <w:commentReference w:id="3"/>
      </w:r>
    </w:p>
    <w:p w14:paraId="477F1B39" w14:textId="77777777" w:rsidR="00CF610C" w:rsidRPr="00047F35" w:rsidRDefault="00CF610C" w:rsidP="00CF610C">
      <w:pPr>
        <w:rPr>
          <w:rFonts w:ascii="Georgia" w:hAnsi="Georgia"/>
          <w:sz w:val="22"/>
          <w:szCs w:val="22"/>
        </w:rPr>
      </w:pPr>
    </w:p>
    <w:p w14:paraId="7244303F" w14:textId="02AC49BC" w:rsidR="00CF610C" w:rsidRPr="00047F35" w:rsidRDefault="00CF610C" w:rsidP="00CF610C">
      <w:pPr>
        <w:rPr>
          <w:rFonts w:ascii="Georgia" w:hAnsi="Georgia"/>
          <w:sz w:val="22"/>
          <w:szCs w:val="22"/>
        </w:rPr>
      </w:pPr>
      <w:r w:rsidRPr="00047F35">
        <w:rPr>
          <w:rFonts w:ascii="Georgia" w:hAnsi="Georgia"/>
          <w:sz w:val="22"/>
          <w:szCs w:val="22"/>
        </w:rPr>
        <w:t>Efforts to reduce Chinook salmon bycatch in the pollock fishery employ a variety of strategies,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While these measures have contributed to bycatch reduction, they can also have unintended commercial and ecological consequences. For example, time-area closures designed to protect one species may concentrate fishing effort elsewhere, potentially impacting other species (</w:t>
      </w:r>
      <w:r w:rsidR="00C25772" w:rsidRPr="00047F35">
        <w:rPr>
          <w:rFonts w:ascii="Georgia" w:hAnsi="Georgia"/>
          <w:sz w:val="22"/>
          <w:szCs w:val="22"/>
        </w:rPr>
        <w:t>Abbot, 2012</w:t>
      </w:r>
      <w:r w:rsidRPr="00047F35">
        <w:rPr>
          <w:rFonts w:ascii="Georgia" w:hAnsi="Georgia"/>
          <w:sz w:val="22"/>
          <w:szCs w:val="22"/>
        </w:rPr>
        <w:t>), and they often restrict fishing in areas where bycatch risk is low, as they are typically based on historical rather than real-time data (</w:t>
      </w:r>
      <w:r w:rsidR="00C25772" w:rsidRPr="00047F35">
        <w:rPr>
          <w:rFonts w:ascii="Georgia" w:hAnsi="Georgia"/>
          <w:sz w:val="22"/>
          <w:szCs w:val="22"/>
        </w:rPr>
        <w:t>Hazen, 2018</w:t>
      </w:r>
      <w:r w:rsidRPr="00047F35">
        <w:rPr>
          <w:rFonts w:ascii="Georgia" w:hAnsi="Georgia"/>
          <w:sz w:val="22"/>
          <w:szCs w:val="22"/>
        </w:rPr>
        <w:t>). In contrast, dynamic ocean management leverages eco-informatics and near real-time data streams to support adaptive fishing practices, allowing for a more responsive and precise approach to bycatch mitigation (</w:t>
      </w:r>
      <w:r w:rsidR="00C25772" w:rsidRPr="00047F35">
        <w:rPr>
          <w:rFonts w:ascii="Georgia" w:hAnsi="Georgia"/>
          <w:sz w:val="22"/>
          <w:szCs w:val="22"/>
        </w:rPr>
        <w:t>Hazen, 2018</w:t>
      </w:r>
      <w:r w:rsidRPr="00047F35">
        <w:rPr>
          <w:rFonts w:ascii="Georgia" w:hAnsi="Georgia"/>
          <w:sz w:val="22"/>
          <w:szCs w:val="22"/>
        </w:rPr>
        <w:t>). This strategy aligns with industry experience, which has shown that cooperative data-sharing is a highly effective method for reducing salmon bycatch (</w:t>
      </w:r>
      <w:r w:rsidR="00C25772" w:rsidRPr="00047F35">
        <w:rPr>
          <w:rFonts w:ascii="Georgia" w:hAnsi="Georgia"/>
          <w:sz w:val="22"/>
          <w:szCs w:val="22"/>
        </w:rPr>
        <w:t>NPMFC, 2022</w:t>
      </w:r>
      <w:r w:rsidRPr="00047F35">
        <w:rPr>
          <w:rFonts w:ascii="Georgia" w:hAnsi="Georgia"/>
          <w:sz w:val="22"/>
          <w:szCs w:val="22"/>
        </w:rPr>
        <w:t xml:space="preserve">). To this end, providing the industry with models that incorporate </w:t>
      </w:r>
      <w:r w:rsidR="00C25772" w:rsidRPr="00047F35">
        <w:rPr>
          <w:rFonts w:ascii="Georgia" w:hAnsi="Georgia"/>
          <w:sz w:val="22"/>
          <w:szCs w:val="22"/>
        </w:rPr>
        <w:t>context</w:t>
      </w:r>
      <w:r w:rsidRPr="00047F35">
        <w:rPr>
          <w:rFonts w:ascii="Georgia" w:hAnsi="Georgia"/>
          <w:sz w:val="22"/>
          <w:szCs w:val="22"/>
        </w:rPr>
        <w:t xml:space="preserve"> to predict species distribution across longitude, latitude, and depth would offer a valuable resource for further refining bycatch avoidance strategies.</w:t>
      </w:r>
    </w:p>
    <w:p w14:paraId="3CFBD939" w14:textId="77777777" w:rsidR="00CF610C" w:rsidRPr="00047F35" w:rsidRDefault="00CF610C" w:rsidP="00CF610C">
      <w:pPr>
        <w:rPr>
          <w:rFonts w:ascii="Georgia" w:hAnsi="Georgia"/>
          <w:sz w:val="22"/>
          <w:szCs w:val="22"/>
        </w:rPr>
      </w:pPr>
    </w:p>
    <w:p w14:paraId="24C92E9C" w14:textId="271E705A" w:rsidR="00CF610C" w:rsidRPr="00047F35" w:rsidRDefault="00CF610C" w:rsidP="00CF610C">
      <w:pPr>
        <w:rPr>
          <w:rFonts w:ascii="Georgia" w:hAnsi="Georgia"/>
          <w:sz w:val="22"/>
          <w:szCs w:val="22"/>
        </w:rPr>
      </w:pPr>
      <w:r w:rsidRPr="00047F35">
        <w:rPr>
          <w:rFonts w:ascii="Georgia" w:hAnsi="Georgia"/>
          <w:sz w:val="22"/>
          <w:szCs w:val="22"/>
        </w:rPr>
        <w:t xml:space="preserve">Depth is of particular interest as Chinook salmon and walleye pollock occupy overlapping ranges. </w:t>
      </w:r>
      <w:commentRangeStart w:id="4"/>
      <w:r w:rsidRPr="00047F35">
        <w:rPr>
          <w:rFonts w:ascii="Georgia" w:hAnsi="Georgia"/>
          <w:sz w:val="22"/>
          <w:szCs w:val="22"/>
        </w:rPr>
        <w:t>Pollock are found from the seafloor to midwater and near-surface depths, with most catches occurring between 50 and 300 meters using pelagic trawls (</w:t>
      </w:r>
      <w:r w:rsidR="00C25772" w:rsidRPr="00047F35">
        <w:rPr>
          <w:rFonts w:ascii="Georgia" w:hAnsi="Georgia"/>
          <w:sz w:val="22"/>
          <w:szCs w:val="22"/>
        </w:rPr>
        <w:t>ADFG, 2025</w:t>
      </w:r>
      <w:r w:rsidRPr="00047F35">
        <w:rPr>
          <w:rFonts w:ascii="Georgia" w:hAnsi="Georgia"/>
          <w:sz w:val="22"/>
          <w:szCs w:val="22"/>
        </w:rPr>
        <w:t>). This aligns with the 0–</w:t>
      </w:r>
      <w:proofErr w:type="gramStart"/>
      <w:r w:rsidRPr="00047F35">
        <w:rPr>
          <w:rFonts w:ascii="Georgia" w:hAnsi="Georgia"/>
          <w:sz w:val="22"/>
          <w:szCs w:val="22"/>
        </w:rPr>
        <w:t>500 meter</w:t>
      </w:r>
      <w:proofErr w:type="gramEnd"/>
      <w:r w:rsidRPr="00047F35">
        <w:rPr>
          <w:rFonts w:ascii="Georgia" w:hAnsi="Georgia"/>
          <w:sz w:val="22"/>
          <w:szCs w:val="22"/>
        </w:rPr>
        <w:t xml:space="preserve"> range observed </w:t>
      </w:r>
      <w:r w:rsidR="00C25772" w:rsidRPr="00047F35">
        <w:rPr>
          <w:rFonts w:ascii="Georgia" w:hAnsi="Georgia"/>
          <w:sz w:val="22"/>
          <w:szCs w:val="22"/>
        </w:rPr>
        <w:t>from</w:t>
      </w:r>
      <w:r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Pr="00047F35">
        <w:rPr>
          <w:rFonts w:ascii="Georgia" w:hAnsi="Georgia"/>
          <w:sz w:val="22"/>
          <w:szCs w:val="22"/>
        </w:rPr>
        <w:t>), highlighting a key factor driving bycatch. However, models of salmon occupancy patterns that can take into account real-time environmental conditions could help fishers refine their operations, allowing them to target specific depths where bycatch risk is lower</w:t>
      </w:r>
      <w:commentRangeEnd w:id="4"/>
      <w:r w:rsidR="000C0463">
        <w:rPr>
          <w:rStyle w:val="CommentReference"/>
        </w:rPr>
        <w:commentReference w:id="4"/>
      </w:r>
      <w:r w:rsidRPr="00047F35">
        <w:rPr>
          <w:rFonts w:ascii="Georgia" w:hAnsi="Georgia"/>
          <w:sz w:val="22"/>
          <w:szCs w:val="22"/>
        </w:rPr>
        <w:t>.</w:t>
      </w:r>
    </w:p>
    <w:p w14:paraId="550DD469" w14:textId="77777777" w:rsidR="00CF610C" w:rsidRPr="00047F35" w:rsidRDefault="00CF610C" w:rsidP="00CF610C">
      <w:pPr>
        <w:rPr>
          <w:rFonts w:ascii="Georgia" w:hAnsi="Georgia"/>
          <w:sz w:val="22"/>
          <w:szCs w:val="22"/>
        </w:rPr>
      </w:pPr>
    </w:p>
    <w:p w14:paraId="0E9AB3C3" w14:textId="76A05597" w:rsidR="00CF610C" w:rsidRPr="00047F35" w:rsidRDefault="00CF610C" w:rsidP="00CF610C">
      <w:pPr>
        <w:rPr>
          <w:rFonts w:ascii="Georgia" w:hAnsi="Georgia"/>
          <w:sz w:val="22"/>
          <w:szCs w:val="22"/>
        </w:rPr>
      </w:pPr>
      <w:r w:rsidRPr="00047F35">
        <w:rPr>
          <w:rFonts w:ascii="Georgia" w:hAnsi="Georgia"/>
          <w:sz w:val="22"/>
          <w:szCs w:val="22"/>
        </w:rPr>
        <w:t xml:space="preserve">While </w:t>
      </w:r>
      <w:commentRangeStart w:id="5"/>
      <w:r w:rsidRPr="00047F35">
        <w:rPr>
          <w:rFonts w:ascii="Georgia" w:hAnsi="Georgia"/>
          <w:sz w:val="22"/>
          <w:szCs w:val="22"/>
        </w:rPr>
        <w:t xml:space="preserve">several studies </w:t>
      </w:r>
      <w:commentRangeEnd w:id="5"/>
      <w:r w:rsidR="000C0463">
        <w:rPr>
          <w:rStyle w:val="CommentReference"/>
        </w:rPr>
        <w:commentReference w:id="5"/>
      </w:r>
      <w:r w:rsidRPr="00047F35">
        <w:rPr>
          <w:rFonts w:ascii="Georgia" w:hAnsi="Georgia"/>
          <w:sz w:val="22"/>
          <w:szCs w:val="22"/>
        </w:rPr>
        <w:t>have examined depth occupancy in Chinook salmon, they have primarily focused on understanding the factors influencing depth use rather than developing inferential tools for prediction (</w:t>
      </w:r>
      <w:r w:rsidR="003666CF" w:rsidRPr="00047F35">
        <w:rPr>
          <w:rFonts w:ascii="Georgia" w:hAnsi="Georgia"/>
          <w:sz w:val="22"/>
          <w:szCs w:val="22"/>
        </w:rPr>
        <w:t>Freshwater, 2024</w:t>
      </w:r>
      <w:r w:rsidRPr="00047F35">
        <w:rPr>
          <w:rFonts w:ascii="Georgia" w:hAnsi="Georgia"/>
          <w:sz w:val="22"/>
          <w:szCs w:val="22"/>
        </w:rPr>
        <w:t xml:space="preserve">). Machine learning has also been applied, but mainly to </w:t>
      </w:r>
      <w:r w:rsidRPr="00047F35">
        <w:rPr>
          <w:rFonts w:ascii="Georgia" w:hAnsi="Georgia"/>
          <w:sz w:val="22"/>
          <w:szCs w:val="22"/>
        </w:rPr>
        <w:lastRenderedPageBreak/>
        <w:t>analyze how environmental covariates influence depth occupancy, rather than generating practical predictive models (</w:t>
      </w:r>
      <w:r w:rsidR="003666CF" w:rsidRPr="00047F35">
        <w:rPr>
          <w:rFonts w:ascii="Georgia" w:hAnsi="Georgia"/>
          <w:sz w:val="22"/>
          <w:szCs w:val="22"/>
        </w:rPr>
        <w:t>Freshwater, 2024</w:t>
      </w:r>
      <w:r w:rsidRPr="00047F35">
        <w:rPr>
          <w:rFonts w:ascii="Georgia" w:hAnsi="Georgia"/>
          <w:sz w:val="22"/>
          <w:szCs w:val="22"/>
        </w:rPr>
        <w:t xml:space="preserve">). Given that fish behavior in response to environmental factors is inherently stochastic, </w:t>
      </w:r>
      <w:commentRangeStart w:id="6"/>
      <w:r w:rsidRPr="00047F35">
        <w:rPr>
          <w:rFonts w:ascii="Georgia" w:hAnsi="Georgia"/>
          <w:sz w:val="22"/>
          <w:szCs w:val="22"/>
        </w:rPr>
        <w:t xml:space="preserve">an effective model would not aim to pinpoint exact </w:t>
      </w:r>
      <w:r w:rsidR="003666CF" w:rsidRPr="00047F35">
        <w:rPr>
          <w:rFonts w:ascii="Georgia" w:hAnsi="Georgia"/>
          <w:sz w:val="22"/>
          <w:szCs w:val="22"/>
        </w:rPr>
        <w:t>depths but</w:t>
      </w:r>
      <w:r w:rsidRPr="00047F35">
        <w:rPr>
          <w:rFonts w:ascii="Georgia" w:hAnsi="Georgia"/>
          <w:sz w:val="22"/>
          <w:szCs w:val="22"/>
        </w:rPr>
        <w:t xml:space="preserve"> rather estimate the likelihood of salmon occupying different depth ranges within the water column. Framed in this way, the problem becomes an ideal application for a probabilistic deep learning classifier, capable of modeling uncertainty and providing flexible, data-driven depth distribution predictions.</w:t>
      </w:r>
      <w:commentRangeEnd w:id="6"/>
      <w:r w:rsidR="000F059F">
        <w:rPr>
          <w:rStyle w:val="CommentReference"/>
        </w:rPr>
        <w:commentReference w:id="6"/>
      </w:r>
    </w:p>
    <w:p w14:paraId="5FEEFDBB" w14:textId="77777777" w:rsidR="00CF610C" w:rsidRPr="00047F35" w:rsidRDefault="00CF610C" w:rsidP="00CF610C">
      <w:pPr>
        <w:rPr>
          <w:rFonts w:ascii="Georgia" w:hAnsi="Georgia"/>
          <w:sz w:val="22"/>
          <w:szCs w:val="22"/>
        </w:rPr>
      </w:pPr>
    </w:p>
    <w:p w14:paraId="6E88CA1E" w14:textId="409248E6" w:rsidR="00CF610C" w:rsidRPr="00047F35" w:rsidRDefault="00CF610C" w:rsidP="00CF610C">
      <w:pPr>
        <w:rPr>
          <w:rFonts w:ascii="Georgia" w:hAnsi="Georgia"/>
          <w:sz w:val="22"/>
          <w:szCs w:val="22"/>
        </w:rPr>
      </w:pPr>
      <w:r w:rsidRPr="00047F35">
        <w:rPr>
          <w:rFonts w:ascii="Georgia" w:hAnsi="Georgia"/>
          <w:sz w:val="22"/>
          <w:szCs w:val="22"/>
        </w:rPr>
        <w:t>The goal of this study is to develop a probabilistic deep learning classifier capable of predicting Chinook salmon depth occupancy in near-real time. To achieve this, we will first identify key environmental covariates that can be measured or predicted</w:t>
      </w:r>
      <w:r w:rsidR="006B3CA7" w:rsidRPr="00047F35">
        <w:rPr>
          <w:rFonts w:ascii="Georgia" w:hAnsi="Georgia"/>
          <w:sz w:val="22"/>
          <w:szCs w:val="22"/>
        </w:rPr>
        <w:t xml:space="preserve">, </w:t>
      </w:r>
      <w:r w:rsidRPr="00047F35">
        <w:rPr>
          <w:rFonts w:ascii="Georgia" w:hAnsi="Georgia"/>
          <w:sz w:val="22"/>
          <w:szCs w:val="22"/>
        </w:rPr>
        <w:t xml:space="preserve">use pop-up satellite archival tagging data from </w:t>
      </w:r>
      <w:commentRangeStart w:id="7"/>
      <w:r w:rsidRPr="00047F35">
        <w:rPr>
          <w:rFonts w:ascii="Georgia" w:hAnsi="Georgia"/>
          <w:sz w:val="22"/>
          <w:szCs w:val="22"/>
        </w:rPr>
        <w:t xml:space="preserve">Chinook salmon in the Gulf of Alaska </w:t>
      </w:r>
      <w:commentRangeEnd w:id="7"/>
      <w:r w:rsidR="000F059F">
        <w:rPr>
          <w:rStyle w:val="CommentReference"/>
        </w:rPr>
        <w:commentReference w:id="7"/>
      </w:r>
      <w:r w:rsidRPr="00047F35">
        <w:rPr>
          <w:rFonts w:ascii="Georgia" w:hAnsi="Georgia"/>
          <w:sz w:val="22"/>
          <w:szCs w:val="22"/>
        </w:rPr>
        <w:t>(</w:t>
      </w:r>
      <w:r w:rsidR="003666CF" w:rsidRPr="00047F35">
        <w:rPr>
          <w:rFonts w:ascii="Georgia" w:hAnsi="Georgia"/>
          <w:sz w:val="22"/>
          <w:szCs w:val="22"/>
        </w:rPr>
        <w:t>Courtney, 2019, 2021</w:t>
      </w:r>
      <w:r w:rsidRPr="00047F35">
        <w:rPr>
          <w:rFonts w:ascii="Georgia" w:hAnsi="Georgia"/>
          <w:sz w:val="22"/>
          <w:szCs w:val="22"/>
        </w:rPr>
        <w:t xml:space="preserve">) to build and evaluate </w:t>
      </w:r>
      <w:r w:rsidR="006B3CA7" w:rsidRPr="00047F35">
        <w:rPr>
          <w:rFonts w:ascii="Georgia" w:hAnsi="Georgia"/>
          <w:sz w:val="22"/>
          <w:szCs w:val="22"/>
        </w:rPr>
        <w:t>a set of</w:t>
      </w:r>
      <w:r w:rsidRPr="00047F35">
        <w:rPr>
          <w:rFonts w:ascii="Georgia" w:hAnsi="Georgia"/>
          <w:sz w:val="22"/>
          <w:szCs w:val="22"/>
        </w:rPr>
        <w:t xml:space="preserve"> model</w:t>
      </w:r>
      <w:r w:rsidR="006B3CA7" w:rsidRPr="00047F35">
        <w:rPr>
          <w:rFonts w:ascii="Georgia" w:hAnsi="Georgia"/>
          <w:sz w:val="22"/>
          <w:szCs w:val="22"/>
        </w:rPr>
        <w:t xml:space="preserve">s, and then using the best model provide predictions over the Gulf of Alaska and Eastern Bering Sea over an entire year in order to demonstrate the value of the model as </w:t>
      </w:r>
      <w:r w:rsidRPr="00047F35">
        <w:rPr>
          <w:rFonts w:ascii="Georgia" w:hAnsi="Georgia"/>
          <w:sz w:val="22"/>
          <w:szCs w:val="22"/>
        </w:rPr>
        <w:t xml:space="preserve">a practical, data-driven tool for </w:t>
      </w:r>
      <w:r w:rsidR="003666CF" w:rsidRPr="00047F35">
        <w:rPr>
          <w:rFonts w:ascii="Georgia" w:hAnsi="Georgia"/>
          <w:sz w:val="22"/>
          <w:szCs w:val="22"/>
        </w:rPr>
        <w:t>informing</w:t>
      </w:r>
      <w:r w:rsidRPr="00047F35">
        <w:rPr>
          <w:rFonts w:ascii="Georgia" w:hAnsi="Georgia"/>
          <w:sz w:val="22"/>
          <w:szCs w:val="22"/>
        </w:rPr>
        <w:t xml:space="preserve"> bycatch mitigation strategies </w:t>
      </w:r>
      <w:r w:rsidR="00F34CE8" w:rsidRPr="00047F35">
        <w:rPr>
          <w:rFonts w:ascii="Georgia" w:hAnsi="Georgia"/>
          <w:sz w:val="22"/>
          <w:szCs w:val="22"/>
        </w:rPr>
        <w:t>for Chinook salmon</w:t>
      </w:r>
      <w:r w:rsidRPr="00047F35">
        <w:rPr>
          <w:rFonts w:ascii="Georgia" w:hAnsi="Georgia"/>
          <w:sz w:val="22"/>
          <w:szCs w:val="22"/>
        </w:rPr>
        <w:t>.</w:t>
      </w:r>
    </w:p>
    <w:p w14:paraId="4DF0A6D6" w14:textId="77777777" w:rsidR="004D50A3" w:rsidRPr="00047F35" w:rsidRDefault="004D50A3" w:rsidP="00CF610C">
      <w:pPr>
        <w:rPr>
          <w:rFonts w:ascii="Georgia" w:hAnsi="Georgia"/>
          <w:sz w:val="22"/>
          <w:szCs w:val="22"/>
        </w:rPr>
      </w:pPr>
    </w:p>
    <w:p w14:paraId="43D8274D" w14:textId="7D523EBA"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739D7D18" w:rsidR="00396FEA" w:rsidRPr="00047F35" w:rsidRDefault="00396FEA" w:rsidP="00396FEA">
      <w:pPr>
        <w:rPr>
          <w:rFonts w:ascii="Georgia" w:hAnsi="Georgia"/>
          <w:sz w:val="22"/>
          <w:szCs w:val="22"/>
        </w:rPr>
      </w:pPr>
      <w:commentRangeStart w:id="8"/>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r w:rsidR="003666CF" w:rsidRPr="00047F35">
        <w:rPr>
          <w:rFonts w:ascii="Georgia" w:hAnsi="Georgia"/>
          <w:sz w:val="22"/>
          <w:szCs w:val="22"/>
        </w:rPr>
        <w:t>(Courtney, 2019, 2021</w:t>
      </w:r>
      <w:commentRangeEnd w:id="8"/>
      <w:r w:rsidR="0054028C">
        <w:rPr>
          <w:rStyle w:val="CommentReference"/>
        </w:rPr>
        <w:commentReference w:id="8"/>
      </w:r>
      <w:r w:rsidR="003666CF" w:rsidRPr="00047F35">
        <w:rPr>
          <w:rFonts w:ascii="Georgia" w:hAnsi="Georgia"/>
          <w:sz w:val="22"/>
          <w:szCs w:val="22"/>
        </w:rPr>
        <w:t>)</w:t>
      </w:r>
      <w:ins w:id="9" w:author="Seitz" w:date="2025-03-06T08:31:00Z">
        <w:r w:rsidR="0054028C">
          <w:rPr>
            <w:rFonts w:ascii="Georgia" w:hAnsi="Georgia"/>
            <w:sz w:val="22"/>
            <w:szCs w:val="22"/>
          </w:rPr>
          <w:t>.</w:t>
        </w:r>
      </w:ins>
      <w:r w:rsidR="003666CF" w:rsidRPr="00047F35">
        <w:rPr>
          <w:rFonts w:ascii="Georgia" w:hAnsi="Georgia"/>
          <w:sz w:val="22"/>
          <w:szCs w:val="22"/>
        </w:rPr>
        <w:t xml:space="preserve"> </w:t>
      </w:r>
      <w:r w:rsidRPr="00047F35">
        <w:rPr>
          <w:rFonts w:ascii="Georgia" w:hAnsi="Georgia"/>
          <w:sz w:val="22"/>
          <w:szCs w:val="22"/>
        </w:rPr>
        <w:t xml:space="preserve">These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3666CF" w:rsidRPr="00047F35">
        <w:rPr>
          <w:rFonts w:ascii="Georgia" w:hAnsi="Georgia"/>
          <w:color w:val="000000"/>
          <w:sz w:val="22"/>
          <w:szCs w:val="22"/>
        </w:rPr>
        <w:t xml:space="preserve">This data is then passed through a proprietary algorithm from Wildlife Computers to determine likely longitude and latitude during each day of monitoring (Wildlife Computers, 2025). Position information was necessary for joining to environmental features. </w:t>
      </w:r>
    </w:p>
    <w:p w14:paraId="2A46ADDF" w14:textId="77777777" w:rsidR="00396FEA" w:rsidRPr="00047F35" w:rsidRDefault="00396FEA" w:rsidP="00396FEA">
      <w:pPr>
        <w:rPr>
          <w:rFonts w:ascii="Georgia" w:hAnsi="Georgia"/>
          <w:sz w:val="22"/>
          <w:szCs w:val="22"/>
        </w:rPr>
      </w:pPr>
    </w:p>
    <w:p w14:paraId="2917B833" w14:textId="361380ED" w:rsidR="00396FEA" w:rsidRPr="00047F35" w:rsidRDefault="00396FEA" w:rsidP="00396FEA">
      <w:pPr>
        <w:rPr>
          <w:rFonts w:ascii="Georgia" w:hAnsi="Georgia"/>
          <w:sz w:val="22"/>
          <w:szCs w:val="22"/>
        </w:rPr>
      </w:pPr>
      <w:r w:rsidRPr="00047F35">
        <w:rPr>
          <w:rFonts w:ascii="Georgia" w:hAnsi="Georgia"/>
          <w:sz w:val="22"/>
          <w:szCs w:val="22"/>
        </w:rPr>
        <w:t xml:space="preserve">While depth is measured </w:t>
      </w:r>
      <w:ins w:id="10" w:author="Seitz" w:date="2025-03-06T19:01:00Z">
        <w:r w:rsidR="00AD40AD">
          <w:rPr>
            <w:rFonts w:ascii="Georgia" w:hAnsi="Georgia"/>
            <w:sz w:val="22"/>
            <w:szCs w:val="22"/>
          </w:rPr>
          <w:t xml:space="preserve">by </w:t>
        </w:r>
      </w:ins>
      <w:del w:id="11" w:author="Seitz" w:date="2025-03-06T19:01:00Z">
        <w:r w:rsidRPr="00047F35" w:rsidDel="00AD40AD">
          <w:rPr>
            <w:rFonts w:ascii="Georgia" w:hAnsi="Georgia"/>
            <w:sz w:val="22"/>
            <w:szCs w:val="22"/>
          </w:rPr>
          <w:delText xml:space="preserve">on </w:delText>
        </w:r>
      </w:del>
      <w:r w:rsidRPr="00047F35">
        <w:rPr>
          <w:rFonts w:ascii="Georgia" w:hAnsi="Georgia"/>
          <w:sz w:val="22"/>
          <w:szCs w:val="22"/>
        </w:rPr>
        <w:t xml:space="preserve">the tag at intervals more frequent that 15 mins, upon upload to the satellite the data is aggregated to a per 15 minute granularity in order to reduce the amount of information </w:t>
      </w:r>
      <w:del w:id="12" w:author="Seitz" w:date="2025-03-06T19:01:00Z">
        <w:r w:rsidRPr="00047F35" w:rsidDel="00AD40AD">
          <w:rPr>
            <w:rFonts w:ascii="Georgia" w:hAnsi="Georgia"/>
            <w:sz w:val="22"/>
            <w:szCs w:val="22"/>
          </w:rPr>
          <w:delText>going over</w:delText>
        </w:r>
      </w:del>
      <w:ins w:id="13" w:author="Seitz" w:date="2025-03-06T19:01:00Z">
        <w:r w:rsidR="00AD40AD">
          <w:rPr>
            <w:rFonts w:ascii="Georgia" w:hAnsi="Georgia"/>
            <w:sz w:val="22"/>
            <w:szCs w:val="22"/>
          </w:rPr>
          <w:t>transmitted through</w:t>
        </w:r>
      </w:ins>
      <w:r w:rsidRPr="00047F35">
        <w:rPr>
          <w:rFonts w:ascii="Georgia" w:hAnsi="Georgia"/>
          <w:sz w:val="22"/>
          <w:szCs w:val="22"/>
        </w:rPr>
        <w:t xml:space="preserve"> the satellite. We had a few tags that had been recovered </w:t>
      </w:r>
      <w:commentRangeStart w:id="14"/>
      <w:r w:rsidR="003666CF" w:rsidRPr="00047F35">
        <w:rPr>
          <w:rFonts w:ascii="Georgia" w:hAnsi="Georgia"/>
          <w:sz w:val="22"/>
          <w:szCs w:val="22"/>
        </w:rPr>
        <w:t>with</w:t>
      </w:r>
      <w:r w:rsidRPr="00047F35">
        <w:rPr>
          <w:rFonts w:ascii="Georgia" w:hAnsi="Georgia"/>
          <w:sz w:val="22"/>
          <w:szCs w:val="22"/>
        </w:rPr>
        <w:t xml:space="preserve"> full data streams </w:t>
      </w:r>
      <w:commentRangeEnd w:id="14"/>
      <w:r w:rsidR="00AD40AD">
        <w:rPr>
          <w:rStyle w:val="CommentReference"/>
        </w:rPr>
        <w:commentReference w:id="14"/>
      </w:r>
      <w:r w:rsidRPr="00047F35">
        <w:rPr>
          <w:rFonts w:ascii="Georgia" w:hAnsi="Georgia"/>
          <w:sz w:val="22"/>
          <w:szCs w:val="22"/>
        </w:rPr>
        <w:t xml:space="preserve">and upon comparison with the aggregated data determined that the measurements </w:t>
      </w:r>
      <w:commentRangeStart w:id="15"/>
      <w:r w:rsidRPr="00047F35">
        <w:rPr>
          <w:rFonts w:ascii="Georgia" w:hAnsi="Georgia"/>
          <w:sz w:val="22"/>
          <w:szCs w:val="22"/>
        </w:rPr>
        <w:t xml:space="preserve">uploaded </w:t>
      </w:r>
      <w:r w:rsidR="003666CF" w:rsidRPr="00047F35">
        <w:rPr>
          <w:rFonts w:ascii="Georgia" w:hAnsi="Georgia"/>
          <w:sz w:val="22"/>
          <w:szCs w:val="22"/>
        </w:rPr>
        <w:t xml:space="preserve">only provide </w:t>
      </w:r>
      <w:r w:rsidRPr="00047F35">
        <w:rPr>
          <w:rFonts w:ascii="Georgia" w:hAnsi="Georgia"/>
          <w:sz w:val="22"/>
          <w:szCs w:val="22"/>
        </w:rPr>
        <w:t xml:space="preserve">a sense of the central tendency of the fish </w:t>
      </w:r>
      <w:r w:rsidR="003666CF" w:rsidRPr="00047F35">
        <w:rPr>
          <w:rFonts w:ascii="Georgia" w:hAnsi="Georgia"/>
          <w:sz w:val="22"/>
          <w:szCs w:val="22"/>
        </w:rPr>
        <w:t>during that time period</w:t>
      </w:r>
      <w:commentRangeEnd w:id="15"/>
      <w:r w:rsidR="00AD40AD">
        <w:rPr>
          <w:rStyle w:val="CommentReference"/>
        </w:rPr>
        <w:commentReference w:id="15"/>
      </w:r>
      <w:r w:rsidRPr="00047F35">
        <w:rPr>
          <w:rFonts w:ascii="Georgia" w:hAnsi="Georgia"/>
          <w:sz w:val="22"/>
          <w:szCs w:val="22"/>
        </w:rPr>
        <w:t>. Therefore</w:t>
      </w:r>
      <w:r w:rsidR="003666CF" w:rsidRPr="00047F35">
        <w:rPr>
          <w:rFonts w:ascii="Georgia" w:hAnsi="Georgia"/>
          <w:sz w:val="22"/>
          <w:szCs w:val="22"/>
        </w:rPr>
        <w:t>,</w:t>
      </w:r>
      <w:r w:rsidRPr="00047F35">
        <w:rPr>
          <w:rFonts w:ascii="Georgia" w:hAnsi="Georgia"/>
          <w:sz w:val="22"/>
          <w:szCs w:val="22"/>
        </w:rPr>
        <w:t xml:space="preserve"> </w:t>
      </w:r>
      <w:r w:rsidR="003666CF" w:rsidRPr="00047F35">
        <w:rPr>
          <w:rFonts w:ascii="Georgia" w:hAnsi="Georgia"/>
          <w:sz w:val="22"/>
          <w:szCs w:val="22"/>
        </w:rPr>
        <w:t>to</w:t>
      </w:r>
      <w:r w:rsidRPr="00047F35">
        <w:rPr>
          <w:rFonts w:ascii="Georgia" w:hAnsi="Georgia"/>
          <w:sz w:val="22"/>
          <w:szCs w:val="22"/>
        </w:rPr>
        <w:t xml:space="preserve"> not over-represent the precision of the uploaded data we sampled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w:t>
      </w:r>
      <w:r w:rsidR="003666CF" w:rsidRPr="00047F35">
        <w:rPr>
          <w:rFonts w:ascii="Georgia" w:hAnsi="Georgia"/>
          <w:sz w:val="22"/>
          <w:szCs w:val="22"/>
        </w:rPr>
        <w:t>upper</w:t>
      </w:r>
      <w:r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proofErr w:type="gramStart"/>
      <w:r w:rsidR="00E50EBF" w:rsidRPr="00047F35">
        <w:rPr>
          <w:rFonts w:ascii="Georgia" w:hAnsi="Georgia"/>
          <w:sz w:val="22"/>
          <w:szCs w:val="22"/>
        </w:rPr>
        <w:t>15 minute</w:t>
      </w:r>
      <w:proofErr w:type="gramEnd"/>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w:t>
      </w:r>
      <w:commentRangeStart w:id="16"/>
      <w:r w:rsidR="00E50EBF" w:rsidRPr="00047F35">
        <w:rPr>
          <w:rFonts w:ascii="Georgia" w:hAnsi="Georgia"/>
          <w:sz w:val="22"/>
          <w:szCs w:val="22"/>
        </w:rPr>
        <w:t xml:space="preserve">to a float </w:t>
      </w:r>
      <w:commentRangeEnd w:id="16"/>
      <w:r w:rsidR="00AD40AD">
        <w:rPr>
          <w:rStyle w:val="CommentReference"/>
        </w:rPr>
        <w:commentReference w:id="16"/>
      </w:r>
      <w:r w:rsidR="00E50EBF" w:rsidRPr="00047F35">
        <w:rPr>
          <w:rFonts w:ascii="Georgia" w:hAnsi="Georgia"/>
          <w:sz w:val="22"/>
          <w:szCs w:val="22"/>
        </w:rPr>
        <w:t xml:space="preserve">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480E4CCC" w:rsidR="00396FEA" w:rsidRPr="00047F35" w:rsidRDefault="00396FEA" w:rsidP="00396FEA">
      <w:pPr>
        <w:rPr>
          <w:rFonts w:ascii="Georgia" w:hAnsi="Georgia"/>
          <w:sz w:val="22"/>
          <w:szCs w:val="22"/>
        </w:rPr>
      </w:pPr>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 </w:t>
      </w:r>
    </w:p>
    <w:p w14:paraId="70F0E4C6" w14:textId="77777777" w:rsidR="006E7DFF" w:rsidRPr="00047F35" w:rsidRDefault="006E7DFF" w:rsidP="00396FEA">
      <w:pPr>
        <w:rPr>
          <w:rFonts w:ascii="Georgia" w:hAnsi="Georgia"/>
          <w:sz w:val="22"/>
          <w:szCs w:val="22"/>
        </w:rPr>
      </w:pPr>
    </w:p>
    <w:p w14:paraId="718B7EC5" w14:textId="2AD49B4A" w:rsidR="006E7DFF" w:rsidRPr="00047F35" w:rsidRDefault="006E7DFF" w:rsidP="00396FEA">
      <w:pPr>
        <w:rPr>
          <w:rFonts w:ascii="Georgia" w:hAnsi="Georgia"/>
          <w:sz w:val="22"/>
          <w:szCs w:val="22"/>
        </w:rPr>
      </w:pPr>
      <w:r w:rsidRPr="00047F35">
        <w:rPr>
          <w:rFonts w:ascii="Georgia" w:hAnsi="Georgia"/>
          <w:sz w:val="22"/>
          <w:szCs w:val="22"/>
        </w:rPr>
        <w:lastRenderedPageBreak/>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w:t>
      </w:r>
      <w:ins w:id="17" w:author="Seitz" w:date="2025-03-06T19:05:00Z">
        <w:r w:rsidR="00AD40AD">
          <w:rPr>
            <w:rFonts w:ascii="Georgia" w:hAnsi="Georgia"/>
            <w:sz w:val="22"/>
            <w:szCs w:val="22"/>
          </w:rPr>
          <w:t>,</w:t>
        </w:r>
      </w:ins>
      <w:r w:rsidRPr="00047F35">
        <w:rPr>
          <w:rFonts w:ascii="Georgia" w:hAnsi="Georgia"/>
          <w:sz w:val="22"/>
          <w:szCs w:val="22"/>
        </w:rPr>
        <w:t xml:space="preserve">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Pr="00047F35">
        <w:rPr>
          <w:rFonts w:ascii="Georgia" w:hAnsi="Georgia"/>
          <w:sz w:val="22"/>
          <w:szCs w:val="22"/>
        </w:rPr>
        <w:t>.</w:t>
      </w:r>
    </w:p>
    <w:p w14:paraId="280DEAAC" w14:textId="77777777" w:rsidR="006E7DFF" w:rsidRPr="00047F35" w:rsidRDefault="006E7DFF" w:rsidP="00396FEA">
      <w:pPr>
        <w:rPr>
          <w:rFonts w:ascii="Georgia" w:hAnsi="Georgia"/>
          <w:sz w:val="22"/>
          <w:szCs w:val="22"/>
        </w:rPr>
      </w:pPr>
    </w:p>
    <w:p w14:paraId="00CCD022" w14:textId="3956420C" w:rsidR="006E7DFF" w:rsidRPr="00047F35" w:rsidRDefault="00E50EBF" w:rsidP="00396FEA">
      <w:pPr>
        <w:rPr>
          <w:rFonts w:ascii="Georgia" w:hAnsi="Georgia"/>
          <w:sz w:val="22"/>
          <w:szCs w:val="22"/>
        </w:rPr>
      </w:pPr>
      <w:r w:rsidRPr="00047F35">
        <w:rPr>
          <w:rFonts w:ascii="Georgia" w:hAnsi="Georgia"/>
          <w:sz w:val="22"/>
          <w:szCs w:val="22"/>
        </w:rPr>
        <w:t>We also derived a series of temporal features representing seasonality, lunar</w:t>
      </w:r>
      <w:del w:id="18" w:author="Seitz" w:date="2025-03-06T19:05:00Z">
        <w:r w:rsidRPr="00047F35" w:rsidDel="00AD40AD">
          <w:rPr>
            <w:rFonts w:ascii="Georgia" w:hAnsi="Georgia"/>
            <w:sz w:val="22"/>
            <w:szCs w:val="22"/>
          </w:rPr>
          <w:delText>y</w:delText>
        </w:r>
      </w:del>
      <w:r w:rsidRPr="00047F35">
        <w:rPr>
          <w:rFonts w:ascii="Georgia" w:hAnsi="Georgia"/>
          <w:sz w:val="22"/>
          <w:szCs w:val="22"/>
        </w:rPr>
        <w:t xml:space="preserve"> cycle, and day/night cycle using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and “</w:t>
      </w:r>
      <w:proofErr w:type="spellStart"/>
      <w:r w:rsidR="006E7DFF" w:rsidRPr="00047F35">
        <w:rPr>
          <w:rFonts w:ascii="Georgia" w:hAnsi="Georgia"/>
          <w:sz w:val="22"/>
          <w:szCs w:val="22"/>
        </w:rPr>
        <w:t>ephem</w:t>
      </w:r>
      <w:proofErr w:type="spellEnd"/>
      <w:r w:rsidR="006E7DFF" w:rsidRPr="00047F35">
        <w:rPr>
          <w:rFonts w:ascii="Georgia" w:hAnsi="Georgia"/>
          <w:sz w:val="22"/>
          <w:szCs w:val="22"/>
        </w:rPr>
        <w:t>” packages in Python</w:t>
      </w:r>
      <w:r w:rsidRPr="00047F35">
        <w:rPr>
          <w:rFonts w:ascii="Georgia" w:hAnsi="Georgia"/>
          <w:sz w:val="22"/>
          <w:szCs w:val="22"/>
        </w:rPr>
        <w:t>. T</w:t>
      </w:r>
      <w:r w:rsidR="006E7DFF" w:rsidRPr="00047F35">
        <w:rPr>
          <w:rFonts w:ascii="Georgia" w:hAnsi="Georgia"/>
          <w:sz w:val="22"/>
          <w:szCs w:val="22"/>
        </w:rPr>
        <w:t xml:space="preserve">he former </w:t>
      </w:r>
      <w:r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Pr="00047F35">
        <w:rPr>
          <w:rFonts w:ascii="Georgia" w:hAnsi="Georgia"/>
          <w:sz w:val="22"/>
          <w:szCs w:val="22"/>
        </w:rPr>
        <w:t xml:space="preserve"> (0 at the beginning of the cycle and </w:t>
      </w:r>
      <m:oMath>
        <m:r>
          <w:rPr>
            <w:rFonts w:ascii="Cambria Math" w:hAnsi="Cambria Math"/>
            <w:sz w:val="22"/>
            <w:szCs w:val="22"/>
          </w:rPr>
          <m:t>2π</m:t>
        </m:r>
      </m:oMath>
      <w:r w:rsidRPr="00047F35">
        <w:rPr>
          <w:rFonts w:ascii="Georgia" w:eastAsiaTheme="minorEastAsia" w:hAnsi="Georgia"/>
          <w:sz w:val="22"/>
          <w:szCs w:val="22"/>
        </w:rPr>
        <w:t xml:space="preserve"> at the end of the cycle)</w:t>
      </w:r>
      <w:r w:rsidR="006E7DFF" w:rsidRPr="00047F35">
        <w:rPr>
          <w:rFonts w:ascii="Georgia" w:hAnsi="Georgia"/>
          <w:sz w:val="22"/>
          <w:szCs w:val="22"/>
        </w:rPr>
        <w:t>, and then providing the sine and cosine of that feature to the models. As such we built a seasonal feature indicating the number of days through the year, a day</w:t>
      </w:r>
      <w:ins w:id="19" w:author="Seitz" w:date="2025-03-06T19:05:00Z">
        <w:r w:rsidR="00AD40AD">
          <w:rPr>
            <w:rFonts w:ascii="Georgia" w:hAnsi="Georgia"/>
            <w:sz w:val="22"/>
            <w:szCs w:val="22"/>
          </w:rPr>
          <w:t>/</w:t>
        </w:r>
      </w:ins>
      <w:del w:id="20" w:author="Seitz" w:date="2025-03-06T19:05:00Z">
        <w:r w:rsidR="006E7DFF" w:rsidRPr="00047F35" w:rsidDel="00AD40AD">
          <w:rPr>
            <w:rFonts w:ascii="Georgia" w:hAnsi="Georgia"/>
            <w:sz w:val="22"/>
            <w:szCs w:val="22"/>
          </w:rPr>
          <w:delText xml:space="preserve"> </w:delText>
        </w:r>
      </w:del>
      <w:r w:rsidR="006E7DFF" w:rsidRPr="00047F35">
        <w:rPr>
          <w:rFonts w:ascii="Georgia" w:hAnsi="Georgia"/>
          <w:sz w:val="22"/>
          <w:szCs w:val="22"/>
        </w:rPr>
        <w:t xml:space="preserve">night feature indicating how far through the </w:t>
      </w:r>
      <w:commentRangeStart w:id="21"/>
      <w:r w:rsidR="006E7DFF" w:rsidRPr="00047F35">
        <w:rPr>
          <w:rFonts w:ascii="Georgia" w:hAnsi="Georgia"/>
          <w:sz w:val="22"/>
          <w:szCs w:val="22"/>
        </w:rPr>
        <w:t>diurnal</w:t>
      </w:r>
      <w:commentRangeEnd w:id="21"/>
      <w:r w:rsidR="00AD40AD">
        <w:rPr>
          <w:rStyle w:val="CommentReference"/>
        </w:rPr>
        <w:commentReference w:id="21"/>
      </w:r>
      <w:r w:rsidR="006E7DFF" w:rsidRPr="00047F35">
        <w:rPr>
          <w:rFonts w:ascii="Georgia" w:hAnsi="Georgia"/>
          <w:sz w:val="22"/>
          <w:szCs w:val="22"/>
        </w:rPr>
        <w:t xml:space="preserve"> cycle</w:t>
      </w:r>
      <w:r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done. </w:t>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commentRangeStart w:id="22"/>
      <w:r w:rsidRPr="00047F35">
        <w:rPr>
          <w:rFonts w:ascii="Georgia" w:hAnsi="Georgia"/>
          <w:b/>
          <w:bCs/>
        </w:rPr>
        <w:t>Models</w:t>
      </w:r>
      <w:commentRangeEnd w:id="22"/>
      <w:r w:rsidR="00B11627">
        <w:rPr>
          <w:rStyle w:val="CommentReference"/>
        </w:rPr>
        <w:commentReference w:id="22"/>
      </w:r>
    </w:p>
    <w:p w14:paraId="4C434A42" w14:textId="77777777" w:rsidR="006E7DFF" w:rsidRPr="00047F35" w:rsidRDefault="006E7DFF" w:rsidP="00396FEA">
      <w:pPr>
        <w:rPr>
          <w:rFonts w:ascii="Georgia" w:hAnsi="Georgia"/>
          <w:sz w:val="22"/>
          <w:szCs w:val="22"/>
        </w:rPr>
      </w:pPr>
    </w:p>
    <w:p w14:paraId="24A9DF85" w14:textId="6B3138C0" w:rsidR="006E7DFF" w:rsidRPr="00047F35" w:rsidRDefault="00304460" w:rsidP="00396FEA">
      <w:pPr>
        <w:rPr>
          <w:rFonts w:ascii="Georgia" w:hAnsi="Georgia"/>
          <w:sz w:val="22"/>
          <w:szCs w:val="22"/>
        </w:rPr>
      </w:pPr>
      <w:r w:rsidRPr="00047F35">
        <w:rPr>
          <w:rFonts w:ascii="Georgia" w:hAnsi="Georgia"/>
          <w:sz w:val="22"/>
          <w:szCs w:val="22"/>
        </w:rPr>
        <w:t xml:space="preserve">Given we wanted to apply probabilistic deep learning to this problem we adopted a log-odds modeling approach </w:t>
      </w:r>
      <w:r w:rsidR="006E7DFF" w:rsidRPr="00047F35">
        <w:rPr>
          <w:rFonts w:ascii="Georgia" w:hAnsi="Georgia"/>
          <w:sz w:val="22"/>
          <w:szCs w:val="22"/>
        </w:rPr>
        <w:t>(</w:t>
      </w:r>
      <w:r w:rsidRPr="00047F35">
        <w:rPr>
          <w:rFonts w:ascii="Georgia" w:hAnsi="Georgia"/>
          <w:sz w:val="22"/>
          <w:szCs w:val="22"/>
        </w:rPr>
        <w:t>Gietzmann-Sanders, --</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1BF86C3F" w:rsidR="00396FEA" w:rsidRPr="00047F35" w:rsidRDefault="00304460" w:rsidP="00396FEA">
      <w:pPr>
        <w:rPr>
          <w:rFonts w:ascii="Georgia" w:hAnsi="Georgia"/>
          <w:sz w:val="22"/>
          <w:szCs w:val="22"/>
        </w:rPr>
      </w:pPr>
      <w:r w:rsidRPr="00047F35">
        <w:rPr>
          <w:rFonts w:ascii="Georgia" w:hAnsi="Georgia"/>
          <w:sz w:val="22"/>
          <w:szCs w:val="22"/>
        </w:rPr>
        <w:t>First data was divided into</w:t>
      </w:r>
      <w:r w:rsidR="00396FEA" w:rsidRPr="00047F35">
        <w:rPr>
          <w:rFonts w:ascii="Georgia" w:hAnsi="Georgia"/>
          <w:sz w:val="22"/>
          <w:szCs w:val="22"/>
        </w:rPr>
        <w:t xml:space="preserve"> training and validation sets. Given the low number of individuals in the sample it was decided not </w:t>
      </w:r>
      <w:r w:rsidRPr="00047F35">
        <w:rPr>
          <w:rFonts w:ascii="Georgia" w:hAnsi="Georgia"/>
          <w:sz w:val="22"/>
          <w:szCs w:val="22"/>
        </w:rPr>
        <w:t xml:space="preserve">to </w:t>
      </w:r>
      <w:r w:rsidR="00396FEA" w:rsidRPr="00047F35">
        <w:rPr>
          <w:rFonts w:ascii="Georgia" w:hAnsi="Georgia"/>
          <w:sz w:val="22"/>
          <w:szCs w:val="22"/>
        </w:rPr>
        <w:t xml:space="preserve">maintain a </w:t>
      </w:r>
      <w:r w:rsidRPr="00047F35">
        <w:rPr>
          <w:rFonts w:ascii="Georgia" w:hAnsi="Georgia"/>
          <w:sz w:val="22"/>
          <w:szCs w:val="22"/>
        </w:rPr>
        <w:t>holdout</w:t>
      </w:r>
      <w:r w:rsidR="00396FEA" w:rsidRPr="00047F35">
        <w:rPr>
          <w:rFonts w:ascii="Georgia" w:hAnsi="Georgia"/>
          <w:sz w:val="22"/>
          <w:szCs w:val="22"/>
        </w:rPr>
        <w:t xml:space="preserve"> test set.</w:t>
      </w:r>
      <w:r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6254EC88" w14:textId="77777777" w:rsidR="00396FEA" w:rsidRPr="00047F35" w:rsidRDefault="00396FEA" w:rsidP="00396FEA">
      <w:pPr>
        <w:rPr>
          <w:rFonts w:ascii="Georgia" w:hAnsi="Georgia"/>
          <w:sz w:val="22"/>
          <w:szCs w:val="22"/>
        </w:rPr>
      </w:pPr>
    </w:p>
    <w:p w14:paraId="6F030C39" w14:textId="73010947" w:rsidR="00396FEA" w:rsidRPr="00047F35" w:rsidRDefault="00304460" w:rsidP="00396FEA">
      <w:pPr>
        <w:rPr>
          <w:rFonts w:ascii="Georgia" w:hAnsi="Georgia"/>
          <w:sz w:val="22"/>
          <w:szCs w:val="22"/>
        </w:rPr>
      </w:pPr>
      <w:r w:rsidRPr="00047F35">
        <w:rPr>
          <w:rFonts w:ascii="Georgia" w:hAnsi="Georgia"/>
          <w:sz w:val="22"/>
          <w:szCs w:val="22"/>
        </w:rPr>
        <w:t xml:space="preserve">Next, </w:t>
      </w:r>
      <w:commentRangeStart w:id="23"/>
      <w:r w:rsidRPr="00047F35">
        <w:rPr>
          <w:rFonts w:ascii="Georgia" w:hAnsi="Georgia"/>
          <w:sz w:val="22"/>
          <w:szCs w:val="22"/>
        </w:rPr>
        <w:t>we took the determined the choices provided to the model would be</w:t>
      </w:r>
      <w:r w:rsidR="006E7DFF" w:rsidRPr="00047F35">
        <w:rPr>
          <w:rFonts w:ascii="Georgia" w:hAnsi="Georgia"/>
          <w:sz w:val="22"/>
          <w:szCs w:val="22"/>
        </w:rPr>
        <w:t xml:space="preserve"> each of the individual </w:t>
      </w:r>
      <w:commentRangeEnd w:id="23"/>
      <w:r w:rsidR="007B0240">
        <w:rPr>
          <w:rStyle w:val="CommentReference"/>
        </w:rPr>
        <w:commentReference w:id="23"/>
      </w:r>
      <w:r w:rsidR="006E7DFF" w:rsidRPr="00047F35">
        <w:rPr>
          <w:rFonts w:ascii="Georgia" w:hAnsi="Georgia"/>
          <w:sz w:val="22"/>
          <w:szCs w:val="22"/>
        </w:rPr>
        <w:t xml:space="preserve">depth bins where depth bins below the elevation at the site in question were not considered. </w:t>
      </w:r>
      <w:commentRangeStart w:id="24"/>
      <w:r w:rsidR="00396FEA" w:rsidRPr="00047F35">
        <w:rPr>
          <w:rFonts w:ascii="Georgia" w:hAnsi="Georgia"/>
          <w:sz w:val="22"/>
          <w:szCs w:val="22"/>
        </w:rPr>
        <w:t xml:space="preserve">As such our model ends up predicting the probability, given the data, of </w:t>
      </w:r>
      <w:r w:rsidR="006E7DFF" w:rsidRPr="00047F35">
        <w:rPr>
          <w:rFonts w:ascii="Georgia" w:hAnsi="Georgia"/>
          <w:sz w:val="22"/>
          <w:szCs w:val="22"/>
        </w:rPr>
        <w:t>occurrence</w:t>
      </w:r>
      <w:r w:rsidR="00396FEA" w:rsidRPr="00047F35">
        <w:rPr>
          <w:rFonts w:ascii="Georgia" w:hAnsi="Georgia"/>
          <w:sz w:val="22"/>
          <w:szCs w:val="22"/>
        </w:rPr>
        <w:t xml:space="preserve"> </w:t>
      </w:r>
      <w:r w:rsidR="006E7DFF" w:rsidRPr="00047F35">
        <w:rPr>
          <w:rFonts w:ascii="Georgia" w:hAnsi="Georgia"/>
          <w:sz w:val="22"/>
          <w:szCs w:val="22"/>
        </w:rPr>
        <w:t>in</w:t>
      </w:r>
      <w:r w:rsidR="00396FEA" w:rsidRPr="00047F35">
        <w:rPr>
          <w:rFonts w:ascii="Georgia" w:hAnsi="Georgia"/>
          <w:sz w:val="22"/>
          <w:szCs w:val="22"/>
        </w:rPr>
        <w:t xml:space="preserve"> any one of those </w:t>
      </w:r>
      <w:r w:rsidR="006E7DFF" w:rsidRPr="00047F35">
        <w:rPr>
          <w:rFonts w:ascii="Georgia" w:hAnsi="Georgia"/>
          <w:sz w:val="22"/>
          <w:szCs w:val="22"/>
        </w:rPr>
        <w:t>depth bins</w:t>
      </w:r>
      <w:r w:rsidRPr="00047F35">
        <w:rPr>
          <w:rFonts w:ascii="Georgia" w:hAnsi="Georgia"/>
          <w:sz w:val="22"/>
          <w:szCs w:val="22"/>
        </w:rPr>
        <w:t xml:space="preserve"> by an individual fish</w:t>
      </w:r>
      <w:r w:rsidR="00396FEA" w:rsidRPr="00047F35">
        <w:rPr>
          <w:rFonts w:ascii="Georgia" w:hAnsi="Georgia"/>
          <w:sz w:val="22"/>
          <w:szCs w:val="22"/>
        </w:rPr>
        <w:t xml:space="preserve">. Training data was derived by identifying the actual </w:t>
      </w:r>
      <w:r w:rsidR="006E7DFF" w:rsidRPr="00047F35">
        <w:rPr>
          <w:rFonts w:ascii="Georgia" w:hAnsi="Georgia"/>
          <w:sz w:val="22"/>
          <w:szCs w:val="22"/>
        </w:rPr>
        <w:t>depth bin</w:t>
      </w:r>
      <w:r w:rsidR="00396FEA" w:rsidRPr="00047F35">
        <w:rPr>
          <w:rFonts w:ascii="Georgia" w:hAnsi="Georgia"/>
          <w:sz w:val="22"/>
          <w:szCs w:val="22"/>
        </w:rPr>
        <w:t xml:space="preserve"> </w:t>
      </w:r>
      <w:r w:rsidR="006E7DFF" w:rsidRPr="00047F35">
        <w:rPr>
          <w:rFonts w:ascii="Georgia" w:hAnsi="Georgia"/>
          <w:sz w:val="22"/>
          <w:szCs w:val="22"/>
        </w:rPr>
        <w:t>occupied</w:t>
      </w:r>
      <w:r w:rsidR="00396FEA" w:rsidRPr="00047F35">
        <w:rPr>
          <w:rFonts w:ascii="Georgia" w:hAnsi="Georgia"/>
          <w:sz w:val="22"/>
          <w:szCs w:val="22"/>
        </w:rPr>
        <w:t xml:space="preserve">. </w:t>
      </w:r>
      <w:commentRangeEnd w:id="24"/>
      <w:r w:rsidR="007B0240">
        <w:rPr>
          <w:rStyle w:val="CommentReference"/>
        </w:rPr>
        <w:commentReference w:id="24"/>
      </w:r>
    </w:p>
    <w:p w14:paraId="2ACA009B" w14:textId="77777777" w:rsidR="00396FEA" w:rsidRPr="00047F35" w:rsidRDefault="00396FEA" w:rsidP="00396FEA">
      <w:pPr>
        <w:rPr>
          <w:rFonts w:ascii="Georgia" w:hAnsi="Georgia"/>
          <w:sz w:val="22"/>
          <w:szCs w:val="22"/>
        </w:rPr>
      </w:pPr>
    </w:p>
    <w:p w14:paraId="22861174" w14:textId="6BBF1334" w:rsidR="00396FEA" w:rsidRPr="00047F35" w:rsidRDefault="00396FEA" w:rsidP="00396FEA">
      <w:pPr>
        <w:rPr>
          <w:rFonts w:ascii="Georgia" w:hAnsi="Georgia"/>
          <w:sz w:val="22"/>
          <w:szCs w:val="22"/>
        </w:rPr>
      </w:pPr>
      <w:commentRangeStart w:id="25"/>
      <w:r w:rsidRPr="00047F35">
        <w:rPr>
          <w:rFonts w:ascii="Georgia" w:hAnsi="Georgia"/>
          <w:sz w:val="22"/>
          <w:szCs w:val="22"/>
        </w:rPr>
        <w:t>Next</w:t>
      </w:r>
      <w:r w:rsidR="006E7DFF" w:rsidRPr="00047F35">
        <w:rPr>
          <w:rFonts w:ascii="Georgia" w:hAnsi="Georgia"/>
          <w:sz w:val="22"/>
          <w:szCs w:val="22"/>
        </w:rPr>
        <w:t>,</w:t>
      </w:r>
      <w:r w:rsidRPr="00047F35">
        <w:rPr>
          <w:rFonts w:ascii="Georgia" w:hAnsi="Georgia"/>
          <w:sz w:val="22"/>
          <w:szCs w:val="22"/>
        </w:rPr>
        <w:t xml:space="preserve"> we needed to determine the specifics of the contrast sampling. </w:t>
      </w:r>
      <w:commentRangeEnd w:id="25"/>
      <w:r w:rsidR="007B0240">
        <w:rPr>
          <w:rStyle w:val="CommentReference"/>
        </w:rPr>
        <w:commentReference w:id="25"/>
      </w:r>
      <w:commentRangeStart w:id="26"/>
      <w:r w:rsidRPr="00047F35">
        <w:rPr>
          <w:rFonts w:ascii="Georgia" w:hAnsi="Georgia"/>
          <w:sz w:val="22"/>
          <w:szCs w:val="22"/>
        </w:rPr>
        <w:t>For this example, after inspecting the distribution of number of choices per salmon and number of choices per decision</w:t>
      </w:r>
      <w:commentRangeEnd w:id="26"/>
      <w:r w:rsidR="007B0240">
        <w:rPr>
          <w:rStyle w:val="CommentReference"/>
        </w:rPr>
        <w:commentReference w:id="26"/>
      </w:r>
      <w:r w:rsidRPr="00047F35">
        <w:rPr>
          <w:rFonts w:ascii="Georgia" w:hAnsi="Georgia"/>
          <w:sz w:val="22"/>
          <w:szCs w:val="22"/>
        </w:rPr>
        <w:t xml:space="preserve">, we decided on </w:t>
      </w:r>
      <w:r w:rsidR="00304460" w:rsidRPr="00047F35">
        <w:rPr>
          <w:rFonts w:ascii="Georgia" w:hAnsi="Georgia"/>
          <w:sz w:val="22"/>
          <w:szCs w:val="22"/>
        </w:rPr>
        <w:t xml:space="preserve">a </w:t>
      </w:r>
      <w:r w:rsidRPr="00047F35">
        <w:rPr>
          <w:rFonts w:ascii="Georgia" w:hAnsi="Georgia"/>
          <w:sz w:val="22"/>
          <w:szCs w:val="22"/>
        </w:rPr>
        <w:t>random sampl</w:t>
      </w:r>
      <w:r w:rsidR="00304460" w:rsidRPr="00047F35">
        <w:rPr>
          <w:rFonts w:ascii="Georgia" w:hAnsi="Georgia"/>
          <w:sz w:val="22"/>
          <w:szCs w:val="22"/>
        </w:rPr>
        <w:t>e</w:t>
      </w:r>
      <w:r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Pr="00047F35">
        <w:rPr>
          <w:rFonts w:ascii="Georgia" w:hAnsi="Georgia"/>
          <w:sz w:val="22"/>
          <w:szCs w:val="22"/>
        </w:rPr>
        <w:t xml:space="preserve"> decisions per individual and </w:t>
      </w:r>
      <w:r w:rsidR="006E7DFF" w:rsidRPr="00047F35">
        <w:rPr>
          <w:rFonts w:ascii="Georgia" w:hAnsi="Georgia"/>
          <w:sz w:val="22"/>
          <w:szCs w:val="22"/>
        </w:rPr>
        <w:t>10</w:t>
      </w:r>
      <w:r w:rsidRPr="00047F35">
        <w:rPr>
          <w:rFonts w:ascii="Georgia" w:hAnsi="Georgia"/>
          <w:sz w:val="22"/>
          <w:szCs w:val="22"/>
        </w:rPr>
        <w:t xml:space="preserve"> choices per decision. </w:t>
      </w:r>
    </w:p>
    <w:p w14:paraId="0C584C23" w14:textId="77777777" w:rsidR="00396FEA" w:rsidRPr="00047F35" w:rsidRDefault="00396FEA" w:rsidP="00396FEA">
      <w:pPr>
        <w:rPr>
          <w:rFonts w:ascii="Georgia" w:hAnsi="Georgia"/>
          <w:sz w:val="22"/>
          <w:szCs w:val="22"/>
        </w:rPr>
      </w:pPr>
    </w:p>
    <w:p w14:paraId="73BB1B8D" w14:textId="04410557" w:rsidR="00396FEA" w:rsidRPr="00047F35" w:rsidRDefault="00396FEA" w:rsidP="00396FEA">
      <w:pPr>
        <w:rPr>
          <w:rFonts w:ascii="Georgia" w:hAnsi="Georgia"/>
          <w:sz w:val="22"/>
          <w:szCs w:val="22"/>
        </w:rPr>
      </w:pPr>
      <w:r w:rsidRPr="00047F35">
        <w:rPr>
          <w:rFonts w:ascii="Georgia" w:hAnsi="Georgia"/>
          <w:sz w:val="22"/>
          <w:szCs w:val="22"/>
        </w:rPr>
        <w:t xml:space="preserve">Over a validation/training split of </w:t>
      </w:r>
      <w:r w:rsidR="006E7DFF" w:rsidRPr="00047F35">
        <w:rPr>
          <w:rFonts w:ascii="Georgia" w:hAnsi="Georgia"/>
          <w:sz w:val="22"/>
          <w:szCs w:val="22"/>
        </w:rPr>
        <w:t>39</w:t>
      </w:r>
      <w:r w:rsidRPr="00047F35">
        <w:rPr>
          <w:rFonts w:ascii="Georgia" w:hAnsi="Georgia"/>
          <w:sz w:val="22"/>
          <w:szCs w:val="22"/>
        </w:rPr>
        <w:t>, 7</w:t>
      </w:r>
      <w:r w:rsidR="006E7DFF" w:rsidRPr="00047F35">
        <w:rPr>
          <w:rFonts w:ascii="Georgia" w:hAnsi="Georgia"/>
          <w:sz w:val="22"/>
          <w:szCs w:val="22"/>
        </w:rPr>
        <w:t>2</w:t>
      </w:r>
      <w:r w:rsidRPr="00047F35">
        <w:rPr>
          <w:rFonts w:ascii="Georgia" w:hAnsi="Georgia"/>
          <w:sz w:val="22"/>
          <w:szCs w:val="22"/>
        </w:rPr>
        <w:t xml:space="preserve"> this resulted in </w:t>
      </w:r>
      <w:r w:rsidR="006E7DFF" w:rsidRPr="00047F35">
        <w:rPr>
          <w:rFonts w:ascii="Georgia" w:hAnsi="Georgia"/>
          <w:sz w:val="22"/>
          <w:szCs w:val="22"/>
        </w:rPr>
        <w:t xml:space="preserve">5,550,000 </w:t>
      </w:r>
      <w:r w:rsidRPr="00047F35">
        <w:rPr>
          <w:rFonts w:ascii="Georgia" w:hAnsi="Georgia"/>
          <w:sz w:val="22"/>
          <w:szCs w:val="22"/>
        </w:rPr>
        <w:t xml:space="preserve">contrasts of which </w:t>
      </w:r>
      <w:r w:rsidR="002B17C9" w:rsidRPr="00047F35">
        <w:rPr>
          <w:rFonts w:ascii="Georgia" w:hAnsi="Georgia"/>
          <w:sz w:val="22"/>
          <w:szCs w:val="22"/>
        </w:rPr>
        <w:t>3,600,000</w:t>
      </w:r>
      <w:r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03ED3517" w:rsidR="00396FEA" w:rsidRPr="00047F35" w:rsidRDefault="00304460" w:rsidP="00396FEA">
      <w:pPr>
        <w:rPr>
          <w:rFonts w:ascii="Georgia" w:hAnsi="Georgia"/>
          <w:sz w:val="22"/>
          <w:szCs w:val="22"/>
        </w:rPr>
      </w:pPr>
      <w:r w:rsidRPr="00047F35">
        <w:rPr>
          <w:rFonts w:ascii="Georgia" w:hAnsi="Georgia"/>
          <w:sz w:val="22"/>
          <w:szCs w:val="22"/>
        </w:rPr>
        <w:t xml:space="preserve">We explored a wide variety of different </w:t>
      </w:r>
      <w:commentRangeStart w:id="27"/>
      <w:r w:rsidRPr="00047F35">
        <w:rPr>
          <w:rFonts w:ascii="Georgia" w:hAnsi="Georgia"/>
          <w:sz w:val="22"/>
          <w:szCs w:val="22"/>
        </w:rPr>
        <w:t>hyperparameters</w:t>
      </w:r>
      <w:commentRangeEnd w:id="27"/>
      <w:r w:rsidR="007B0240">
        <w:rPr>
          <w:rStyle w:val="CommentReference"/>
        </w:rPr>
        <w:commentReference w:id="27"/>
      </w:r>
      <w:r w:rsidRPr="00047F35">
        <w:rPr>
          <w:rFonts w:ascii="Georgia" w:hAnsi="Georgia"/>
          <w:sz w:val="22"/>
          <w:szCs w:val="22"/>
        </w:rPr>
        <w:t xml:space="preserve">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in the following way:</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commentRangeStart w:id="28"/>
      <w:r w:rsidRPr="00047F35">
        <w:rPr>
          <w:rFonts w:ascii="Georgia" w:hAnsi="Georgia"/>
          <w:sz w:val="22"/>
          <w:szCs w:val="22"/>
        </w:rPr>
        <w:t>The hyperparameter grid searched during model tuning.</w:t>
      </w:r>
      <w:commentRangeEnd w:id="28"/>
      <w:r w:rsidR="007B0240">
        <w:rPr>
          <w:rStyle w:val="CommentReference"/>
        </w:rPr>
        <w:commentReference w:id="28"/>
      </w:r>
    </w:p>
    <w:p w14:paraId="1EAC1246" w14:textId="77777777" w:rsidR="00396FEA" w:rsidRPr="00047F35" w:rsidRDefault="00396FEA" w:rsidP="00396FEA">
      <w:pPr>
        <w:rPr>
          <w:rFonts w:ascii="Georgia" w:hAnsi="Georgia"/>
          <w:sz w:val="22"/>
          <w:szCs w:val="22"/>
        </w:rPr>
      </w:pPr>
    </w:p>
    <w:p w14:paraId="4A45CEB0" w14:textId="172CE3D1" w:rsidR="00396FEA" w:rsidRPr="00047F35" w:rsidRDefault="00396FEA" w:rsidP="00396FEA">
      <w:pPr>
        <w:rPr>
          <w:rFonts w:ascii="Georgia" w:hAnsi="Georgia"/>
          <w:sz w:val="22"/>
          <w:szCs w:val="22"/>
        </w:rPr>
      </w:pPr>
      <w:r w:rsidRPr="00047F35">
        <w:rPr>
          <w:rFonts w:ascii="Georgia" w:hAnsi="Georgia"/>
          <w:sz w:val="22"/>
          <w:szCs w:val="22"/>
        </w:rPr>
        <w:lastRenderedPageBreak/>
        <w:t xml:space="preserve">We proceeded </w:t>
      </w:r>
      <w:r w:rsidR="00E00FE5" w:rsidRPr="00047F35">
        <w:rPr>
          <w:rFonts w:ascii="Georgia" w:hAnsi="Georgia"/>
          <w:sz w:val="22"/>
          <w:szCs w:val="22"/>
        </w:rPr>
        <w:t xml:space="preserve">to search the hyperparameter space </w:t>
      </w:r>
      <w:r w:rsidRPr="00047F35">
        <w:rPr>
          <w:rFonts w:ascii="Georgia" w:hAnsi="Georgia"/>
          <w:sz w:val="22"/>
          <w:szCs w:val="22"/>
        </w:rPr>
        <w:t xml:space="preserve">by grid search and used </w:t>
      </w:r>
      <w:r w:rsidR="002B17C9" w:rsidRPr="00047F35">
        <w:rPr>
          <w:rFonts w:ascii="Georgia" w:hAnsi="Georgia"/>
          <w:sz w:val="22"/>
          <w:szCs w:val="22"/>
        </w:rPr>
        <w:t>6</w:t>
      </w:r>
      <w:r w:rsidRPr="00047F35">
        <w:rPr>
          <w:rFonts w:ascii="Georgia" w:hAnsi="Georgia"/>
          <w:sz w:val="22"/>
          <w:szCs w:val="22"/>
        </w:rPr>
        <w:t xml:space="preserve"> separate seeds for each combination.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2B17C9" w:rsidRPr="00047F35">
        <w:rPr>
          <w:rFonts w:ascii="Georgia" w:hAnsi="Georgia"/>
          <w:sz w:val="22"/>
          <w:szCs w:val="22"/>
        </w:rPr>
        <w:t xml:space="preserve">Given this is a log-odds model we used categorical cross entropy as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731705CF" w14:textId="77777777" w:rsidR="00396FEA" w:rsidRPr="00047F35" w:rsidRDefault="00396FEA" w:rsidP="00396FEA">
      <w:pPr>
        <w:rPr>
          <w:rFonts w:ascii="Georgia" w:hAnsi="Georgia"/>
          <w:sz w:val="22"/>
          <w:szCs w:val="22"/>
        </w:rPr>
      </w:pPr>
    </w:p>
    <w:p w14:paraId="16AF1160" w14:textId="302C88D7" w:rsidR="002B17C9" w:rsidRPr="00047F35" w:rsidRDefault="00E00FE5" w:rsidP="00396FEA">
      <w:pPr>
        <w:rPr>
          <w:rFonts w:ascii="Georgia" w:hAnsi="Georgia"/>
          <w:sz w:val="22"/>
          <w:szCs w:val="22"/>
        </w:rPr>
      </w:pPr>
      <w:r w:rsidRPr="00047F35">
        <w:rPr>
          <w:rFonts w:ascii="Georgia" w:hAnsi="Georgia"/>
          <w:sz w:val="22"/>
          <w:szCs w:val="22"/>
        </w:rPr>
        <w:t>Model selection was based on the average negative log likelihood over the contrasts (NLP-C) with consideration given to the same metric over the original decisions as well (NLP-D).</w:t>
      </w:r>
    </w:p>
    <w:p w14:paraId="561BEE98" w14:textId="77777777" w:rsidR="00E00FE5" w:rsidRPr="00047F35" w:rsidRDefault="00E00FE5" w:rsidP="00396FEA">
      <w:pPr>
        <w:rPr>
          <w:rFonts w:ascii="Georgia" w:hAnsi="Georgia"/>
          <w:sz w:val="22"/>
          <w:szCs w:val="22"/>
        </w:rPr>
      </w:pPr>
    </w:p>
    <w:p w14:paraId="36E0693F" w14:textId="7C13BA24" w:rsidR="002B17C9" w:rsidRPr="00047F35" w:rsidRDefault="002B17C9" w:rsidP="00396FEA">
      <w:pPr>
        <w:rPr>
          <w:rFonts w:ascii="Georgia" w:hAnsi="Georgia"/>
          <w:b/>
          <w:bCs/>
        </w:rPr>
      </w:pPr>
      <w:r w:rsidRPr="00047F35">
        <w:rPr>
          <w:rFonts w:ascii="Georgia" w:hAnsi="Georgia"/>
          <w:b/>
          <w:bCs/>
        </w:rPr>
        <w:t>Visualizations</w:t>
      </w:r>
    </w:p>
    <w:p w14:paraId="6A8B39D2" w14:textId="77777777" w:rsidR="002B17C9" w:rsidRPr="00047F35" w:rsidRDefault="002B17C9" w:rsidP="00396FEA">
      <w:pPr>
        <w:rPr>
          <w:rFonts w:ascii="Georgia" w:hAnsi="Georgia"/>
          <w:sz w:val="22"/>
          <w:szCs w:val="22"/>
        </w:rPr>
      </w:pPr>
    </w:p>
    <w:p w14:paraId="48A5FF42" w14:textId="354CEAAB" w:rsidR="002B17C9" w:rsidRPr="00047F35" w:rsidRDefault="006B3CA7" w:rsidP="00396FEA">
      <w:pPr>
        <w:rPr>
          <w:rFonts w:ascii="Georgia" w:hAnsi="Georgia"/>
          <w:sz w:val="22"/>
          <w:szCs w:val="22"/>
        </w:rPr>
      </w:pPr>
      <w:r w:rsidRPr="00047F35">
        <w:rPr>
          <w:rFonts w:ascii="Georgia" w:hAnsi="Georgia"/>
          <w:sz w:val="22"/>
          <w:szCs w:val="22"/>
        </w:rPr>
        <w:t xml:space="preserve">To build the visualizations used to illustrate </w:t>
      </w:r>
      <w:r w:rsidR="005D4082" w:rsidRPr="00047F35">
        <w:rPr>
          <w:rFonts w:ascii="Georgia" w:hAnsi="Georgia"/>
          <w:sz w:val="22"/>
          <w:szCs w:val="22"/>
        </w:rPr>
        <w:t xml:space="preserve">the model we </w:t>
      </w:r>
      <w:r w:rsidR="002B17C9" w:rsidRPr="00047F35">
        <w:rPr>
          <w:rFonts w:ascii="Georgia" w:hAnsi="Georgia"/>
          <w:sz w:val="22"/>
          <w:szCs w:val="22"/>
        </w:rPr>
        <w:t xml:space="preserve">built </w:t>
      </w:r>
      <w:commentRangeStart w:id="29"/>
      <w:r w:rsidR="005D4082" w:rsidRPr="00047F35">
        <w:rPr>
          <w:rFonts w:ascii="Georgia" w:hAnsi="Georgia"/>
          <w:sz w:val="22"/>
          <w:szCs w:val="22"/>
        </w:rPr>
        <w:t xml:space="preserve">a dataset </w:t>
      </w:r>
      <w:commentRangeEnd w:id="29"/>
      <w:r w:rsidR="007B0240">
        <w:rPr>
          <w:rStyle w:val="CommentReference"/>
        </w:rPr>
        <w:commentReference w:id="29"/>
      </w:r>
      <w:r w:rsidR="005D4082" w:rsidRPr="00047F35">
        <w:rPr>
          <w:rFonts w:ascii="Georgia" w:hAnsi="Georgia"/>
          <w:sz w:val="22"/>
          <w:szCs w:val="22"/>
        </w:rPr>
        <w:t xml:space="preserve">that included each depth bin, </w:t>
      </w:r>
      <w:r w:rsidR="002B17C9" w:rsidRPr="00047F35">
        <w:rPr>
          <w:rFonts w:ascii="Georgia" w:hAnsi="Georgia"/>
          <w:sz w:val="22"/>
          <w:szCs w:val="22"/>
        </w:rPr>
        <w:t>over every single H3 resolution 4 cell</w:t>
      </w:r>
      <w:r w:rsidR="005D4082" w:rsidRPr="00047F35">
        <w:rPr>
          <w:rFonts w:ascii="Georgia" w:hAnsi="Georgia"/>
          <w:sz w:val="22"/>
          <w:szCs w:val="22"/>
        </w:rPr>
        <w:t>, in each hour, 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 xml:space="preserve">This resulted in over 96 million entries. Using AWS Batch again we then ran inference over these points to determine the likelihood associated with each of the entries. </w:t>
      </w:r>
      <w:r w:rsidR="002B17C9" w:rsidRPr="00047F35">
        <w:rPr>
          <w:rFonts w:ascii="Georgia" w:hAnsi="Georgia"/>
          <w:sz w:val="22"/>
          <w:szCs w:val="22"/>
        </w:rPr>
        <w:t xml:space="preserve">This second dataset allows us to </w:t>
      </w:r>
      <w:del w:id="30" w:author="Seitz" w:date="2025-03-06T19:19:00Z">
        <w:r w:rsidR="002B17C9" w:rsidRPr="00047F35" w:rsidDel="007B0240">
          <w:rPr>
            <w:rFonts w:ascii="Georgia" w:hAnsi="Georgia"/>
            <w:sz w:val="22"/>
            <w:szCs w:val="22"/>
          </w:rPr>
          <w:delText xml:space="preserve">see </w:delText>
        </w:r>
      </w:del>
      <w:ins w:id="31" w:author="Seitz" w:date="2025-03-06T19:19:00Z">
        <w:r w:rsidR="007B0240">
          <w:rPr>
            <w:rFonts w:ascii="Georgia" w:hAnsi="Georgia"/>
            <w:sz w:val="22"/>
            <w:szCs w:val="22"/>
          </w:rPr>
          <w:t>understand</w:t>
        </w:r>
        <w:r w:rsidR="007B0240" w:rsidRPr="00047F35">
          <w:rPr>
            <w:rFonts w:ascii="Georgia" w:hAnsi="Georgia"/>
            <w:sz w:val="22"/>
            <w:szCs w:val="22"/>
          </w:rPr>
          <w:t xml:space="preserve"> </w:t>
        </w:r>
      </w:ins>
      <w:r w:rsidR="002B17C9" w:rsidRPr="00047F35">
        <w:rPr>
          <w:rFonts w:ascii="Georgia" w:hAnsi="Georgia"/>
          <w:sz w:val="22"/>
          <w:szCs w:val="22"/>
        </w:rPr>
        <w:t xml:space="preserve">how the model behaves over the full course of the year in a full space as opposed to just over the training and testing data. </w:t>
      </w:r>
    </w:p>
    <w:p w14:paraId="045C3AD8" w14:textId="77777777" w:rsidR="009A5A51" w:rsidRPr="00047F35" w:rsidRDefault="009A5A51" w:rsidP="00CF610C">
      <w:pPr>
        <w:rPr>
          <w:rFonts w:ascii="Georgia" w:hAnsi="Georgia"/>
          <w:sz w:val="22"/>
          <w:szCs w:val="22"/>
        </w:rPr>
      </w:pPr>
    </w:p>
    <w:p w14:paraId="77F8A3FA" w14:textId="116DFEE4"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6AD155DA" w:rsidR="00164D14" w:rsidRPr="00047F35" w:rsidRDefault="00164D14" w:rsidP="00CF610C">
      <w:pPr>
        <w:rPr>
          <w:rFonts w:ascii="Georgia" w:hAnsi="Georgia"/>
          <w:sz w:val="22"/>
          <w:szCs w:val="22"/>
        </w:rPr>
      </w:pPr>
      <w:commentRangeStart w:id="32"/>
      <w:r w:rsidRPr="00047F35">
        <w:rPr>
          <w:rFonts w:ascii="Georgia" w:hAnsi="Georgia"/>
          <w:sz w:val="22"/>
          <w:szCs w:val="22"/>
        </w:rPr>
        <w:t xml:space="preserve">NLP stands for </w:t>
      </w:r>
      <w:commentRangeEnd w:id="32"/>
      <w:r w:rsidR="00B11627">
        <w:rPr>
          <w:rStyle w:val="CommentReference"/>
        </w:rPr>
        <w:commentReference w:id="32"/>
      </w:r>
      <w:r w:rsidRPr="00047F35">
        <w:rPr>
          <w:rFonts w:ascii="Georgia" w:hAnsi="Georgia"/>
          <w:sz w:val="22"/>
          <w:szCs w:val="22"/>
        </w:rPr>
        <w:t xml:space="preserve">the averaged negative log likelihood over either the contrasts (C) or original decisions (D). Lower values are better. This was computed over both the training and validation data for both a null model and four progressively more </w:t>
      </w:r>
      <w:del w:id="33" w:author="Seitz" w:date="2025-03-06T19:20:00Z">
        <w:r w:rsidRPr="00047F35" w:rsidDel="007B0240">
          <w:rPr>
            <w:rFonts w:ascii="Georgia" w:hAnsi="Georgia"/>
            <w:sz w:val="22"/>
            <w:szCs w:val="22"/>
          </w:rPr>
          <w:delText xml:space="preserve">feature </w:delText>
        </w:r>
      </w:del>
      <w:ins w:id="34" w:author="Seitz" w:date="2025-03-06T19:20:00Z">
        <w:r w:rsidR="007B0240" w:rsidRPr="00047F35">
          <w:rPr>
            <w:rFonts w:ascii="Georgia" w:hAnsi="Georgia"/>
            <w:sz w:val="22"/>
            <w:szCs w:val="22"/>
          </w:rPr>
          <w:t>feature</w:t>
        </w:r>
        <w:r w:rsidR="007B0240">
          <w:rPr>
            <w:rFonts w:ascii="Georgia" w:hAnsi="Georgia"/>
            <w:sz w:val="22"/>
            <w:szCs w:val="22"/>
          </w:rPr>
          <w:t>-</w:t>
        </w:r>
      </w:ins>
      <w:r w:rsidRPr="00047F35">
        <w:rPr>
          <w:rFonts w:ascii="Georgia" w:hAnsi="Georgia"/>
          <w:sz w:val="22"/>
          <w:szCs w:val="22"/>
        </w:rPr>
        <w:t xml:space="preserve">rich log-odds models. </w:t>
      </w:r>
    </w:p>
    <w:p w14:paraId="17B699ED" w14:textId="77777777" w:rsidR="00164D14" w:rsidRPr="00047F35" w:rsidRDefault="00164D14" w:rsidP="00CF610C">
      <w:pPr>
        <w:rPr>
          <w:rFonts w:ascii="Georgia" w:hAnsi="Georgia"/>
          <w:sz w:val="22"/>
          <w:szCs w:val="22"/>
        </w:rPr>
      </w:pPr>
    </w:p>
    <w:p w14:paraId="42F5025C" w14:textId="2400F0D4" w:rsidR="00D74334" w:rsidRPr="00047F35" w:rsidRDefault="0012377A" w:rsidP="00CF610C">
      <w:pPr>
        <w:rPr>
          <w:rFonts w:ascii="Georgia" w:hAnsi="Georgia"/>
          <w:sz w:val="22"/>
          <w:szCs w:val="22"/>
        </w:rPr>
      </w:pPr>
      <w:r w:rsidRPr="00047F35">
        <w:rPr>
          <w:rFonts w:ascii="Georgia" w:hAnsi="Georgia"/>
          <w:sz w:val="22"/>
          <w:szCs w:val="22"/>
        </w:rPr>
        <w:t xml:space="preserve">18 separate models were trained to </w:t>
      </w:r>
      <w:r w:rsidR="00D74334" w:rsidRPr="00047F35">
        <w:rPr>
          <w:rFonts w:ascii="Georgia" w:hAnsi="Georgia"/>
          <w:sz w:val="22"/>
          <w:szCs w:val="22"/>
        </w:rPr>
        <w:t xml:space="preserve">explore the feature space with four (table 1) being the most </w:t>
      </w:r>
      <w:commentRangeStart w:id="35"/>
      <w:r w:rsidR="00D74334" w:rsidRPr="00047F35">
        <w:rPr>
          <w:rFonts w:ascii="Georgia" w:hAnsi="Georgia"/>
          <w:sz w:val="22"/>
          <w:szCs w:val="22"/>
        </w:rPr>
        <w:t>salient</w:t>
      </w:r>
      <w:commentRangeEnd w:id="35"/>
      <w:r w:rsidR="00B11627">
        <w:rPr>
          <w:rStyle w:val="CommentReference"/>
        </w:rPr>
        <w:commentReference w:id="35"/>
      </w:r>
      <w:r w:rsidR="00D74334" w:rsidRPr="00047F35">
        <w:rPr>
          <w:rFonts w:ascii="Georgia" w:hAnsi="Georgia"/>
          <w:sz w:val="22"/>
          <w:szCs w:val="22"/>
        </w:rPr>
        <w:t xml:space="preserve">. </w:t>
      </w:r>
      <w:commentRangeStart w:id="36"/>
      <w:r w:rsidR="00D74334" w:rsidRPr="00047F35">
        <w:rPr>
          <w:rFonts w:ascii="Georgia" w:hAnsi="Georgia"/>
          <w:sz w:val="22"/>
          <w:szCs w:val="22"/>
        </w:rPr>
        <w:t xml:space="preserve">Judging off NLP-D Val </w:t>
      </w:r>
      <w:r w:rsidR="00164D14" w:rsidRPr="00047F35">
        <w:rPr>
          <w:rFonts w:ascii="Georgia" w:hAnsi="Georgia"/>
          <w:sz w:val="22"/>
          <w:szCs w:val="22"/>
        </w:rPr>
        <w:t xml:space="preserve">(validation set, averaged, negative log likelihood) </w:t>
      </w:r>
      <w:commentRangeEnd w:id="36"/>
      <w:r w:rsidR="00B11627">
        <w:rPr>
          <w:rStyle w:val="CommentReference"/>
        </w:rPr>
        <w:commentReference w:id="36"/>
      </w:r>
      <w:r w:rsidR="00D74334" w:rsidRPr="00047F35">
        <w:rPr>
          <w:rFonts w:ascii="Georgia" w:hAnsi="Georgia"/>
          <w:sz w:val="22"/>
          <w:szCs w:val="22"/>
        </w:rPr>
        <w:t xml:space="preserve">we see a significant jump </w:t>
      </w:r>
      <w:r w:rsidR="00164D14" w:rsidRPr="00047F35">
        <w:rPr>
          <w:rFonts w:ascii="Georgia" w:hAnsi="Georgia"/>
          <w:sz w:val="22"/>
          <w:szCs w:val="22"/>
        </w:rPr>
        <w:t xml:space="preserve">in performance </w:t>
      </w:r>
      <w:r w:rsidR="00D74334" w:rsidRPr="00047F35">
        <w:rPr>
          <w:rFonts w:ascii="Georgia" w:hAnsi="Georgia"/>
          <w:sz w:val="22"/>
          <w:szCs w:val="22"/>
        </w:rPr>
        <w:t>going from a null model (random guessing) to a model aware of the depth bin (1.740 to 1.457). This is expected as the distribution of fish across depth bins was highly skewed toward the shallower depths (table 2) and the model was able to capture this skew.</w:t>
      </w: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t>Table 3: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lastRenderedPageBreak/>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7E934C0E" w:rsidR="008703FC" w:rsidRPr="00047F35" w:rsidRDefault="008703FC" w:rsidP="00CF610C">
      <w:pPr>
        <w:rPr>
          <w:rFonts w:ascii="Georgia" w:hAnsi="Georgia"/>
          <w:sz w:val="22"/>
          <w:szCs w:val="22"/>
        </w:rPr>
      </w:pPr>
      <w:r w:rsidRPr="00047F35">
        <w:rPr>
          <w:rFonts w:ascii="Georgia" w:hAnsi="Georgia"/>
          <w:b/>
          <w:bCs/>
          <w:sz w:val="22"/>
          <w:szCs w:val="22"/>
        </w:rPr>
        <w:lastRenderedPageBreak/>
        <w:t xml:space="preserve">Figure 1: </w:t>
      </w:r>
      <w:r w:rsidR="00164D14" w:rsidRPr="00047F35">
        <w:rPr>
          <w:rFonts w:ascii="Georgia" w:hAnsi="Georgia"/>
          <w:sz w:val="22"/>
          <w:szCs w:val="22"/>
        </w:rPr>
        <w:t xml:space="preserve">Actual </w:t>
      </w:r>
      <w:ins w:id="37" w:author="Seitz" w:date="2025-03-06T19:29:00Z">
        <w:r w:rsidR="00B11627">
          <w:rPr>
            <w:rFonts w:ascii="Georgia" w:hAnsi="Georgia"/>
            <w:sz w:val="22"/>
            <w:szCs w:val="22"/>
          </w:rPr>
          <w:t xml:space="preserve">(top) </w:t>
        </w:r>
      </w:ins>
      <w:r w:rsidR="00164D14" w:rsidRPr="00047F35">
        <w:rPr>
          <w:rFonts w:ascii="Georgia" w:hAnsi="Georgia"/>
          <w:sz w:val="22"/>
          <w:szCs w:val="22"/>
        </w:rPr>
        <w:t>and predicted</w:t>
      </w:r>
      <w:ins w:id="38" w:author="Seitz" w:date="2025-03-06T19:29:00Z">
        <w:r w:rsidR="00B11627">
          <w:rPr>
            <w:rFonts w:ascii="Georgia" w:hAnsi="Georgia"/>
            <w:sz w:val="22"/>
            <w:szCs w:val="22"/>
          </w:rPr>
          <w:t xml:space="preserve"> (bottom)</w:t>
        </w:r>
      </w:ins>
      <w:r w:rsidR="00164D14" w:rsidRPr="00047F35">
        <w:rPr>
          <w:rFonts w:ascii="Georgia" w:hAnsi="Georgia"/>
          <w:sz w:val="22"/>
          <w:szCs w:val="22"/>
        </w:rPr>
        <w:t xml:space="preserve">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6EB0E5D9"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 xml:space="preserve">with occupancy in the [0, 25]m bin rising at night. </w:t>
      </w:r>
      <w:commentRangeStart w:id="39"/>
      <w:proofErr w:type="gramStart"/>
      <w:r w:rsidR="00164D14" w:rsidRPr="00047F35">
        <w:rPr>
          <w:rFonts w:ascii="Georgia" w:hAnsi="Georgia"/>
          <w:sz w:val="22"/>
          <w:szCs w:val="22"/>
        </w:rPr>
        <w:t>However</w:t>
      </w:r>
      <w:proofErr w:type="gramEnd"/>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commentRangeEnd w:id="39"/>
      <w:r w:rsidR="00B11627">
        <w:rPr>
          <w:rStyle w:val="CommentReference"/>
        </w:rPr>
        <w:commentReference w:id="39"/>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43619647"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r w:rsidRPr="00047F35">
        <w:rPr>
          <w:rFonts w:ascii="Georgia" w:hAnsi="Georgia"/>
          <w:sz w:val="22"/>
          <w:szCs w:val="22"/>
        </w:rPr>
        <w:t xml:space="preserve">). </w:t>
      </w:r>
      <w:r w:rsidR="00164D14" w:rsidRPr="00047F35">
        <w:rPr>
          <w:rFonts w:ascii="Georgia" w:hAnsi="Georgia"/>
          <w:sz w:val="22"/>
          <w:szCs w:val="22"/>
        </w:rPr>
        <w:t xml:space="preserve">y-axis is the actual </w:t>
      </w:r>
      <w:ins w:id="40" w:author="Seitz" w:date="2025-03-06T19:31:00Z">
        <w:r w:rsidR="001750DF">
          <w:rPr>
            <w:rFonts w:ascii="Georgia" w:hAnsi="Georgia"/>
            <w:sz w:val="22"/>
            <w:szCs w:val="22"/>
          </w:rPr>
          <w:t xml:space="preserve">(top) </w:t>
        </w:r>
      </w:ins>
      <w:r w:rsidR="00164D14" w:rsidRPr="00047F35">
        <w:rPr>
          <w:rFonts w:ascii="Georgia" w:hAnsi="Georgia"/>
          <w:sz w:val="22"/>
          <w:szCs w:val="22"/>
        </w:rPr>
        <w:t xml:space="preserve">and </w:t>
      </w:r>
      <w:del w:id="41" w:author="Seitz" w:date="2025-03-06T19:31:00Z">
        <w:r w:rsidR="00164D14" w:rsidRPr="00047F35" w:rsidDel="001750DF">
          <w:rPr>
            <w:rFonts w:ascii="Georgia" w:hAnsi="Georgia"/>
            <w:sz w:val="22"/>
            <w:szCs w:val="22"/>
          </w:rPr>
          <w:delText xml:space="preserve">then </w:delText>
        </w:r>
      </w:del>
      <w:r w:rsidR="00164D14" w:rsidRPr="00047F35">
        <w:rPr>
          <w:rFonts w:ascii="Georgia" w:hAnsi="Georgia"/>
          <w:sz w:val="22"/>
          <w:szCs w:val="22"/>
        </w:rPr>
        <w:t>expected</w:t>
      </w:r>
      <w:ins w:id="42" w:author="Seitz" w:date="2025-03-06T19:31:00Z">
        <w:r w:rsidR="001750DF">
          <w:rPr>
            <w:rFonts w:ascii="Georgia" w:hAnsi="Georgia"/>
            <w:sz w:val="22"/>
            <w:szCs w:val="22"/>
          </w:rPr>
          <w:t xml:space="preserve"> (bottom)</w:t>
        </w:r>
      </w:ins>
      <w:r w:rsidR="00164D14" w:rsidRPr="00047F35">
        <w:rPr>
          <w:rFonts w:ascii="Georgia" w:hAnsi="Georgia"/>
          <w:sz w:val="22"/>
          <w:szCs w:val="22"/>
        </w:rPr>
        <w:t xml:space="preserve">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t>
      </w:r>
      <w:r w:rsidRPr="00047F35">
        <w:rPr>
          <w:rFonts w:ascii="Georgia" w:hAnsi="Georgia"/>
          <w:sz w:val="22"/>
          <w:szCs w:val="22"/>
        </w:rPr>
        <w:lastRenderedPageBreak/>
        <w:t xml:space="preserve">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Pr="00047F35" w:rsidRDefault="00CC101D" w:rsidP="00CF610C">
      <w:pPr>
        <w:rPr>
          <w:rFonts w:ascii="Georgia" w:hAnsi="Georgia"/>
          <w:sz w:val="22"/>
          <w:szCs w:val="22"/>
        </w:rPr>
      </w:pPr>
      <w:commentRangeStart w:id="43"/>
      <w:r w:rsidRPr="00047F35">
        <w:rPr>
          <w:rFonts w:ascii="Georgia" w:hAnsi="Georgia"/>
          <w:b/>
          <w:bCs/>
          <w:sz w:val="22"/>
          <w:szCs w:val="22"/>
        </w:rPr>
        <w:t>Figure 3</w:t>
      </w:r>
      <w:commentRangeEnd w:id="43"/>
      <w:r w:rsidR="001750DF">
        <w:rPr>
          <w:rStyle w:val="CommentReference"/>
        </w:rPr>
        <w:commentReference w:id="43"/>
      </w:r>
      <w:r w:rsidRPr="00047F35">
        <w:rPr>
          <w:rFonts w:ascii="Georgia" w:hAnsi="Georgia"/>
          <w:b/>
          <w:bCs/>
          <w:sz w:val="22"/>
          <w:szCs w:val="22"/>
        </w:rPr>
        <w:t xml:space="preserve">: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Pr="00047F35" w:rsidRDefault="00B109ED" w:rsidP="00CF610C">
      <w:pPr>
        <w:rPr>
          <w:rFonts w:ascii="Georgia" w:hAnsi="Georgia"/>
          <w:sz w:val="22"/>
          <w:szCs w:val="22"/>
        </w:rPr>
      </w:pPr>
    </w:p>
    <w:p w14:paraId="6B3C44AF" w14:textId="3A05F321" w:rsidR="00B109ED" w:rsidRPr="00047F35" w:rsidRDefault="00B109ED" w:rsidP="00CF610C">
      <w:pPr>
        <w:rPr>
          <w:rFonts w:ascii="Georgia" w:hAnsi="Georgia"/>
          <w:sz w:val="22"/>
          <w:szCs w:val="22"/>
        </w:rPr>
      </w:pPr>
      <w:commentRangeStart w:id="44"/>
      <w:r w:rsidRPr="00047F35">
        <w:rPr>
          <w:rFonts w:ascii="Georgia" w:hAnsi="Georgia"/>
          <w:sz w:val="22"/>
          <w:szCs w:val="22"/>
        </w:rPr>
        <w:t xml:space="preserve">Finally, it should be noted that while elevation did not, in fact, end up as a feature this was because </w:t>
      </w:r>
      <w:r w:rsidR="00560677" w:rsidRPr="00047F35">
        <w:rPr>
          <w:rFonts w:ascii="Georgia" w:hAnsi="Georgia"/>
          <w:sz w:val="22"/>
          <w:szCs w:val="22"/>
        </w:rPr>
        <w:t xml:space="preserve">when elevation was added as a feature it had no effect on the NLP-C Val. </w:t>
      </w:r>
      <w:r w:rsidR="00D20379" w:rsidRPr="00047F35">
        <w:rPr>
          <w:rFonts w:ascii="Georgia" w:hAnsi="Georgia"/>
          <w:sz w:val="22"/>
          <w:szCs w:val="22"/>
        </w:rPr>
        <w:t xml:space="preserve">This is likely due to the fact </w:t>
      </w:r>
      <w:r w:rsidR="00870B0A" w:rsidRPr="00047F35">
        <w:rPr>
          <w:rFonts w:ascii="Georgia" w:hAnsi="Georgia"/>
          <w:sz w:val="22"/>
          <w:szCs w:val="22"/>
        </w:rPr>
        <w:t>that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lower depths. </w:t>
      </w:r>
      <w:commentRangeEnd w:id="44"/>
      <w:r w:rsidR="001750DF">
        <w:rPr>
          <w:rStyle w:val="CommentReference"/>
        </w:rPr>
        <w:commentReference w:id="44"/>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commentRangeStart w:id="45"/>
      <w:r w:rsidRPr="00047F35">
        <w:rPr>
          <w:rFonts w:ascii="Georgia" w:hAnsi="Georgia"/>
          <w:b/>
          <w:bCs/>
        </w:rPr>
        <w:lastRenderedPageBreak/>
        <w:t>Inference over a Full Year</w:t>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p>
    <w:p w14:paraId="65D3560F" w14:textId="77777777" w:rsidR="004823D1" w:rsidRPr="00047F35" w:rsidRDefault="004823D1" w:rsidP="00CF610C">
      <w:pPr>
        <w:rPr>
          <w:rFonts w:ascii="Georgia" w:hAnsi="Georgia"/>
          <w:sz w:val="22"/>
          <w:szCs w:val="22"/>
        </w:rPr>
      </w:pPr>
    </w:p>
    <w:p w14:paraId="0326C8A7" w14:textId="03CBF76D" w:rsidR="004823D1" w:rsidRPr="00047F35" w:rsidRDefault="004823D1" w:rsidP="00CF610C">
      <w:pPr>
        <w:rPr>
          <w:rFonts w:ascii="Georgia" w:hAnsi="Georgia"/>
          <w:sz w:val="22"/>
          <w:szCs w:val="22"/>
        </w:rPr>
      </w:pPr>
      <w:r w:rsidRPr="00047F35">
        <w:rPr>
          <w:rFonts w:ascii="Georgia" w:hAnsi="Georgia"/>
          <w:sz w:val="22"/>
          <w:szCs w:val="22"/>
        </w:rPr>
        <w:t xml:space="preserve">First, we looked at fine scale temporal patterns over the course of the entire year for four locations (figure 4). </w:t>
      </w:r>
      <w:commentRangeEnd w:id="45"/>
      <w:r w:rsidR="001750DF">
        <w:rPr>
          <w:rStyle w:val="CommentReference"/>
        </w:rPr>
        <w:commentReference w:id="45"/>
      </w:r>
      <w:r w:rsidRPr="00047F35">
        <w:rPr>
          <w:rFonts w:ascii="Georgia" w:hAnsi="Georgia"/>
          <w:sz w:val="22"/>
          <w:szCs w:val="22"/>
        </w:rPr>
        <w:t>In summary we found clear seasonal patterns</w:t>
      </w:r>
      <w:r w:rsidR="00191B8E" w:rsidRPr="00047F35">
        <w:rPr>
          <w:rFonts w:ascii="Georgia" w:hAnsi="Georgia"/>
          <w:sz w:val="22"/>
          <w:szCs w:val="22"/>
        </w:rPr>
        <w:t xml:space="preserve">, high diurnal variability in the summer, shallower depth occupancy in the coastal vs off-shore case, and shallower occupancy for Yakutat as opposed to Chignik.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7C2C664A">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Pr="00047F35" w:rsidRDefault="004823D1" w:rsidP="00CF610C">
      <w:pPr>
        <w:rPr>
          <w:rFonts w:ascii="Georgia" w:hAnsi="Georgia"/>
          <w:sz w:val="22"/>
          <w:szCs w:val="22"/>
        </w:rPr>
      </w:pPr>
      <w:commentRangeStart w:id="46"/>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commentRangeEnd w:id="46"/>
      <w:r w:rsidR="001750DF">
        <w:rPr>
          <w:rStyle w:val="CommentReference"/>
        </w:rPr>
        <w:commentReference w:id="46"/>
      </w:r>
    </w:p>
    <w:p w14:paraId="1C246D94" w14:textId="77777777" w:rsidR="00191B8E" w:rsidRPr="00047F35" w:rsidRDefault="00191B8E" w:rsidP="00CF610C">
      <w:pPr>
        <w:rPr>
          <w:rFonts w:ascii="Georgia" w:hAnsi="Georgia"/>
          <w:sz w:val="22"/>
          <w:szCs w:val="22"/>
        </w:rPr>
      </w:pPr>
    </w:p>
    <w:p w14:paraId="44E82AD2" w14:textId="5BBBFEA3" w:rsidR="00191B8E" w:rsidRPr="00047F35" w:rsidRDefault="00191B8E" w:rsidP="00CF610C">
      <w:pPr>
        <w:rPr>
          <w:rFonts w:ascii="Georgia" w:hAnsi="Georgia"/>
          <w:b/>
          <w:bCs/>
          <w:sz w:val="22"/>
          <w:szCs w:val="22"/>
        </w:rPr>
      </w:pPr>
      <w:commentRangeStart w:id="47"/>
      <w:r w:rsidRPr="00047F35">
        <w:rPr>
          <w:rFonts w:ascii="Georgia" w:hAnsi="Georgia"/>
          <w:noProof/>
          <w:sz w:val="22"/>
          <w:szCs w:val="22"/>
        </w:rPr>
        <w:lastRenderedPageBreak/>
        <w:drawing>
          <wp:inline distT="0" distB="0" distL="0" distR="0" wp14:anchorId="54CFF129" wp14:editId="3D36530B">
            <wp:extent cx="3685187" cy="1765426"/>
            <wp:effectExtent l="0" t="0" r="0" b="0"/>
            <wp:docPr id="415199448"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9448" name="Picture 2" descr="A map of the united stat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037" cy="1821404"/>
                    </a:xfrm>
                    <a:prstGeom prst="rect">
                      <a:avLst/>
                    </a:prstGeom>
                  </pic:spPr>
                </pic:pic>
              </a:graphicData>
            </a:graphic>
          </wp:inline>
        </w:drawing>
      </w:r>
      <w:r w:rsidRPr="00047F35">
        <w:rPr>
          <w:rFonts w:ascii="Georgia" w:hAnsi="Georgia"/>
          <w:b/>
          <w:bCs/>
          <w:noProof/>
          <w:sz w:val="22"/>
          <w:szCs w:val="22"/>
        </w:rPr>
        <w:drawing>
          <wp:inline distT="0" distB="0" distL="0" distR="0" wp14:anchorId="2D9D63F1" wp14:editId="475C5BB0">
            <wp:extent cx="3680282" cy="1774479"/>
            <wp:effectExtent l="0" t="0" r="3175" b="3810"/>
            <wp:docPr id="1236160660"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0660" name="Picture 3" descr="A map of the united stat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3179" cy="1795162"/>
                    </a:xfrm>
                    <a:prstGeom prst="rect">
                      <a:avLst/>
                    </a:prstGeom>
                  </pic:spPr>
                </pic:pic>
              </a:graphicData>
            </a:graphic>
          </wp:inline>
        </w:drawing>
      </w:r>
    </w:p>
    <w:p w14:paraId="0FEA4A0D" w14:textId="07CD43C8" w:rsidR="00191B8E" w:rsidRPr="00047F35" w:rsidRDefault="00191B8E" w:rsidP="00CF610C">
      <w:pPr>
        <w:rPr>
          <w:rFonts w:ascii="Georgia" w:hAnsi="Georgia"/>
          <w:sz w:val="22"/>
          <w:szCs w:val="22"/>
        </w:rPr>
      </w:pPr>
      <w:r w:rsidRPr="00047F35">
        <w:rPr>
          <w:rFonts w:ascii="Georgia" w:hAnsi="Georgia"/>
          <w:b/>
          <w:bCs/>
          <w:sz w:val="22"/>
          <w:szCs w:val="22"/>
        </w:rPr>
        <w:t xml:space="preserve">Figure 5: Minimum Risk Gradients </w:t>
      </w:r>
      <w:r w:rsidRPr="00047F35">
        <w:rPr>
          <w:rFonts w:ascii="Georgia" w:hAnsi="Georgia"/>
          <w:sz w:val="22"/>
          <w:szCs w:val="22"/>
        </w:rPr>
        <w:t xml:space="preserve">For February and August, the minimum risk in the month for depth bin (25, </w:t>
      </w:r>
      <w:proofErr w:type="gramStart"/>
      <w:r w:rsidRPr="00047F35">
        <w:rPr>
          <w:rFonts w:ascii="Georgia" w:hAnsi="Georgia"/>
          <w:sz w:val="22"/>
          <w:szCs w:val="22"/>
        </w:rPr>
        <w:t>50]m.</w:t>
      </w:r>
      <w:proofErr w:type="gramEnd"/>
      <w:r w:rsidRPr="00047F35">
        <w:rPr>
          <w:rFonts w:ascii="Georgia" w:hAnsi="Georgia"/>
          <w:sz w:val="22"/>
          <w:szCs w:val="22"/>
        </w:rPr>
        <w:t xml:space="preserve"> Note the steep gradient in the winter months.</w:t>
      </w:r>
    </w:p>
    <w:commentRangeEnd w:id="47"/>
    <w:p w14:paraId="57FF9BDF" w14:textId="77777777" w:rsidR="00191B8E" w:rsidRPr="00047F35" w:rsidRDefault="00ED0FBE" w:rsidP="00CF610C">
      <w:pPr>
        <w:rPr>
          <w:rFonts w:ascii="Georgia" w:hAnsi="Georgia"/>
          <w:sz w:val="22"/>
          <w:szCs w:val="22"/>
        </w:rPr>
      </w:pPr>
      <w:r>
        <w:rPr>
          <w:rStyle w:val="CommentReference"/>
        </w:rPr>
        <w:commentReference w:id="47"/>
      </w:r>
    </w:p>
    <w:p w14:paraId="47546DE2" w14:textId="2FDA284C" w:rsidR="00191B8E" w:rsidRPr="00047F35" w:rsidRDefault="00191B8E" w:rsidP="00191B8E">
      <w:pPr>
        <w:rPr>
          <w:rFonts w:ascii="Georgia" w:hAnsi="Georgia"/>
          <w:sz w:val="22"/>
          <w:szCs w:val="22"/>
        </w:rPr>
      </w:pPr>
      <w:commentRangeStart w:id="48"/>
      <w:r w:rsidRPr="00047F35">
        <w:rPr>
          <w:rFonts w:ascii="Georgia" w:hAnsi="Georgia"/>
          <w:sz w:val="22"/>
          <w:szCs w:val="22"/>
        </w:rPr>
        <w:t xml:space="preserve">Following this we looked for spatial gradients in the minimum likelihood for the (25, 50]m range in both winter and summer (figure 5). </w:t>
      </w:r>
      <w:commentRangeEnd w:id="48"/>
      <w:r w:rsidR="00ED0FBE">
        <w:rPr>
          <w:rStyle w:val="CommentReference"/>
        </w:rPr>
        <w:commentReference w:id="48"/>
      </w:r>
      <w:r w:rsidRPr="00047F35">
        <w:rPr>
          <w:rFonts w:ascii="Georgia" w:hAnsi="Georgia"/>
          <w:sz w:val="22"/>
          <w:szCs w:val="22"/>
        </w:rPr>
        <w:t xml:space="preserve">We found clear in-shore off-shore gradients during the winter with lesser gradients especially in the Gulf of Alaska during the summer. Applying this same analysis to the A and B seasons for walleye pollock (figure 6) we can see that the best seasons for minimizing depth occupancy risk vary by region with in-shore waters in the gulf being minimized in B season and much of the Eastern Bering Sea being minimized in the A season. </w:t>
      </w:r>
    </w:p>
    <w:p w14:paraId="3134880F" w14:textId="4E998355" w:rsidR="00191B8E" w:rsidRPr="00047F35" w:rsidRDefault="00191B8E" w:rsidP="00CF610C">
      <w:pPr>
        <w:rPr>
          <w:rFonts w:ascii="Georgia" w:hAnsi="Georgia"/>
          <w:sz w:val="22"/>
          <w:szCs w:val="22"/>
        </w:rPr>
      </w:pPr>
      <w:r w:rsidRPr="00047F35">
        <w:rPr>
          <w:rFonts w:ascii="Georgia" w:hAnsi="Georgia"/>
          <w:noProof/>
          <w:sz w:val="22"/>
          <w:szCs w:val="22"/>
        </w:rPr>
        <w:drawing>
          <wp:inline distT="0" distB="0" distL="0" distR="0" wp14:anchorId="038149B8" wp14:editId="50361F52">
            <wp:extent cx="5943600" cy="2612390"/>
            <wp:effectExtent l="0" t="0" r="0" b="3810"/>
            <wp:docPr id="603479155"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9155" name="Picture 4" descr="A map of the united stat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035EBA63" w14:textId="5E85DB2C" w:rsidR="00191B8E" w:rsidRPr="00047F35" w:rsidRDefault="00191B8E" w:rsidP="00CF610C">
      <w:pPr>
        <w:rPr>
          <w:rFonts w:ascii="Georgia" w:hAnsi="Georgia"/>
          <w:sz w:val="22"/>
          <w:szCs w:val="22"/>
        </w:rPr>
      </w:pPr>
      <w:r w:rsidRPr="00047F35">
        <w:rPr>
          <w:rFonts w:ascii="Georgia" w:hAnsi="Georgia"/>
          <w:b/>
          <w:bCs/>
          <w:sz w:val="22"/>
          <w:szCs w:val="22"/>
        </w:rPr>
        <w:t xml:space="preserve">Figure 6: Seasonal Minimization </w:t>
      </w:r>
      <w:r w:rsidRPr="00047F35">
        <w:rPr>
          <w:rFonts w:ascii="Georgia" w:hAnsi="Georgia"/>
          <w:sz w:val="22"/>
          <w:szCs w:val="22"/>
        </w:rPr>
        <w:t xml:space="preserve">Map colored by the walleye pollock season with the minimal risk for each h3 cell. </w:t>
      </w:r>
    </w:p>
    <w:p w14:paraId="508F6E03" w14:textId="31C059DB" w:rsidR="007C0243" w:rsidRPr="00047F35" w:rsidRDefault="0061445B" w:rsidP="00CF610C">
      <w:pPr>
        <w:rPr>
          <w:rFonts w:ascii="Georgia" w:hAnsi="Georgia"/>
          <w:sz w:val="22"/>
          <w:szCs w:val="22"/>
        </w:rPr>
      </w:pPr>
      <w:r w:rsidRPr="00047F35">
        <w:rPr>
          <w:rFonts w:ascii="Georgia" w:hAnsi="Georgia"/>
          <w:noProof/>
          <w:sz w:val="22"/>
          <w:szCs w:val="22"/>
        </w:rPr>
        <w:lastRenderedPageBreak/>
        <w:drawing>
          <wp:inline distT="0" distB="0" distL="0" distR="0" wp14:anchorId="15C60608" wp14:editId="64C7ED13">
            <wp:extent cx="3688075" cy="1566250"/>
            <wp:effectExtent l="0" t="0" r="0" b="0"/>
            <wp:docPr id="565255477" name="Picture 6"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5477" name="Picture 6" descr="A map of the worl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6086" cy="1578146"/>
                    </a:xfrm>
                    <a:prstGeom prst="rect">
                      <a:avLst/>
                    </a:prstGeom>
                  </pic:spPr>
                </pic:pic>
              </a:graphicData>
            </a:graphic>
          </wp:inline>
        </w:drawing>
      </w:r>
    </w:p>
    <w:p w14:paraId="229B8E0B" w14:textId="5E3659BA" w:rsidR="007C0243" w:rsidRPr="00047F35" w:rsidRDefault="0061445B" w:rsidP="00CF610C">
      <w:pPr>
        <w:rPr>
          <w:rFonts w:ascii="Georgia" w:hAnsi="Georgia"/>
          <w:sz w:val="22"/>
          <w:szCs w:val="22"/>
        </w:rPr>
      </w:pPr>
      <w:r w:rsidRPr="00047F35">
        <w:rPr>
          <w:rFonts w:ascii="Georgia" w:hAnsi="Georgia"/>
          <w:noProof/>
          <w:sz w:val="22"/>
          <w:szCs w:val="22"/>
        </w:rPr>
        <w:drawing>
          <wp:inline distT="0" distB="0" distL="0" distR="0" wp14:anchorId="7DBC45B3" wp14:editId="20407B53">
            <wp:extent cx="3675707" cy="1598304"/>
            <wp:effectExtent l="0" t="0" r="0" b="1905"/>
            <wp:docPr id="886250027" name="Picture 5"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50027" name="Picture 5" descr="A map of the worl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070" cy="1609768"/>
                    </a:xfrm>
                    <a:prstGeom prst="rect">
                      <a:avLst/>
                    </a:prstGeom>
                  </pic:spPr>
                </pic:pic>
              </a:graphicData>
            </a:graphic>
          </wp:inline>
        </w:drawing>
      </w:r>
    </w:p>
    <w:p w14:paraId="7B8E8A44" w14:textId="1059C7AC" w:rsidR="0061445B" w:rsidRPr="00047F35" w:rsidRDefault="0061445B" w:rsidP="00CF610C">
      <w:pPr>
        <w:rPr>
          <w:rFonts w:ascii="Georgia" w:hAnsi="Georgia"/>
          <w:sz w:val="22"/>
          <w:szCs w:val="22"/>
        </w:rPr>
      </w:pPr>
      <w:r w:rsidRPr="00047F35">
        <w:rPr>
          <w:rFonts w:ascii="Georgia" w:hAnsi="Georgia"/>
          <w:b/>
          <w:bCs/>
          <w:sz w:val="22"/>
          <w:szCs w:val="22"/>
        </w:rPr>
        <w:t xml:space="preserve">Figure 7: Time of Day Minimization </w:t>
      </w:r>
      <w:r w:rsidRPr="00047F35">
        <w:rPr>
          <w:rFonts w:ascii="Georgia" w:hAnsi="Georgia"/>
          <w:sz w:val="22"/>
          <w:szCs w:val="22"/>
        </w:rPr>
        <w:t>Average of the sine of our diurnal radians feature over the hours in which the risk for depth bin (25, 50]m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month in question. Negative values indicate minimization at night whereas positive values indicate minimization during the day. </w:t>
      </w:r>
    </w:p>
    <w:p w14:paraId="49E7C1FD" w14:textId="77777777" w:rsidR="0061445B" w:rsidRPr="00047F35" w:rsidRDefault="0061445B" w:rsidP="00CF610C">
      <w:pPr>
        <w:rPr>
          <w:rFonts w:ascii="Georgia" w:hAnsi="Georgia"/>
          <w:sz w:val="22"/>
          <w:szCs w:val="22"/>
        </w:rPr>
      </w:pPr>
    </w:p>
    <w:p w14:paraId="7B33B70D" w14:textId="509C88FF" w:rsidR="000557B1" w:rsidRPr="00047F35" w:rsidRDefault="0061445B" w:rsidP="00CF610C">
      <w:pPr>
        <w:rPr>
          <w:rFonts w:ascii="Georgia" w:hAnsi="Georgia"/>
          <w:sz w:val="22"/>
          <w:szCs w:val="22"/>
        </w:rPr>
      </w:pPr>
      <w:commentRangeStart w:id="49"/>
      <w:r w:rsidRPr="00047F35">
        <w:rPr>
          <w:rFonts w:ascii="Georgia" w:hAnsi="Georgia"/>
          <w:sz w:val="22"/>
          <w:szCs w:val="22"/>
        </w:rPr>
        <w:t xml:space="preserve">Finally, we looked at the pattern between space and time of day when likelihood of occupancy in the (25, 50]m bin was minimized (figure 7). </w:t>
      </w:r>
      <w:commentRangeEnd w:id="49"/>
      <w:r w:rsidR="00ED0FBE">
        <w:rPr>
          <w:rStyle w:val="CommentReference"/>
        </w:rPr>
        <w:commentReference w:id="49"/>
      </w:r>
      <w:r w:rsidRPr="00047F35">
        <w:rPr>
          <w:rFonts w:ascii="Georgia" w:hAnsi="Georgia"/>
          <w:sz w:val="22"/>
          <w:szCs w:val="22"/>
        </w:rPr>
        <w:t xml:space="preserve">This indicated that during the summer likelihoods </w:t>
      </w:r>
      <w:commentRangeStart w:id="50"/>
      <w:r w:rsidRPr="00047F35">
        <w:rPr>
          <w:rFonts w:ascii="Georgia" w:hAnsi="Georgia"/>
          <w:sz w:val="22"/>
          <w:szCs w:val="22"/>
        </w:rPr>
        <w:t xml:space="preserve">are minimized </w:t>
      </w:r>
      <w:commentRangeEnd w:id="50"/>
      <w:r w:rsidR="00ED0FBE">
        <w:rPr>
          <w:rStyle w:val="CommentReference"/>
        </w:rPr>
        <w:commentReference w:id="50"/>
      </w:r>
      <w:r w:rsidRPr="00047F35">
        <w:rPr>
          <w:rFonts w:ascii="Georgia" w:hAnsi="Georgia"/>
          <w:sz w:val="22"/>
          <w:szCs w:val="22"/>
        </w:rPr>
        <w:t xml:space="preserve">at night whereas for the winter some in-shore areas are minimized during the day. </w:t>
      </w: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420DA12E" w14:textId="0F4B889F" w:rsidR="00662B24" w:rsidRPr="00047F35" w:rsidRDefault="00662B24" w:rsidP="00662B24">
      <w:pPr>
        <w:pStyle w:val="NormalWeb"/>
        <w:rPr>
          <w:rFonts w:ascii="Georgia" w:hAnsi="Georgia"/>
          <w:sz w:val="22"/>
          <w:szCs w:val="22"/>
        </w:rPr>
      </w:pPr>
      <w:commentRangeStart w:id="51"/>
      <w:commentRangeStart w:id="52"/>
      <w:r w:rsidRPr="00047F35">
        <w:rPr>
          <w:rFonts w:ascii="Georgia" w:hAnsi="Georgia"/>
          <w:sz w:val="22"/>
          <w:szCs w:val="22"/>
        </w:rPr>
        <w:t xml:space="preserve">Our goal in this paper was to develop a model that could be used to assess and help mitigate bycatch risk. </w:t>
      </w:r>
      <w:commentRangeEnd w:id="51"/>
      <w:r w:rsidR="003D594A">
        <w:rPr>
          <w:rStyle w:val="CommentReference"/>
          <w:rFonts w:asciiTheme="minorHAnsi" w:eastAsiaTheme="minorHAnsi" w:hAnsiTheme="minorHAnsi" w:cstheme="minorBidi"/>
          <w:kern w:val="2"/>
          <w14:ligatures w14:val="standardContextual"/>
        </w:rPr>
        <w:commentReference w:id="51"/>
      </w:r>
      <w:r w:rsidRPr="00047F35">
        <w:rPr>
          <w:rFonts w:ascii="Georgia" w:hAnsi="Georgia"/>
          <w:sz w:val="22"/>
          <w:szCs w:val="22"/>
        </w:rPr>
        <w:t xml:space="preserve">The model built seeks to predict the probability that an individual fish will occupy a specific depth bin given some set of environmental and seasonal covariates. </w:t>
      </w:r>
      <w:commentRangeEnd w:id="52"/>
      <w:r w:rsidR="003D594A">
        <w:rPr>
          <w:rStyle w:val="CommentReference"/>
          <w:rFonts w:asciiTheme="minorHAnsi" w:eastAsiaTheme="minorHAnsi" w:hAnsiTheme="minorHAnsi" w:cstheme="minorBidi"/>
          <w:kern w:val="2"/>
          <w14:ligatures w14:val="standardContextual"/>
        </w:rPr>
        <w:commentReference w:id="52"/>
      </w:r>
      <w:commentRangeStart w:id="53"/>
      <w:r w:rsidRPr="00047F35">
        <w:rPr>
          <w:rFonts w:ascii="Georgia" w:hAnsi="Georgia"/>
          <w:sz w:val="22"/>
          <w:szCs w:val="22"/>
        </w:rPr>
        <w:t>This clearly is not a direct prediction of risk. However</w:t>
      </w:r>
      <w:r w:rsidR="007F597F" w:rsidRPr="00047F35">
        <w:rPr>
          <w:rFonts w:ascii="Georgia" w:hAnsi="Georgia"/>
          <w:sz w:val="22"/>
          <w:szCs w:val="22"/>
        </w:rPr>
        <w:t>,</w:t>
      </w:r>
      <w:r w:rsidRPr="00047F35">
        <w:rPr>
          <w:rFonts w:ascii="Georgia" w:hAnsi="Georgia"/>
          <w:sz w:val="22"/>
          <w:szCs w:val="22"/>
        </w:rPr>
        <w:t xml:space="preserve"> if enough fish are present in the water column the expected distribution of fish should approach the probabilities predicted for individuals. Therefore</w:t>
      </w:r>
      <w:r w:rsidR="007F597F" w:rsidRPr="00047F35">
        <w:rPr>
          <w:rFonts w:ascii="Georgia" w:hAnsi="Georgia"/>
          <w:sz w:val="22"/>
          <w:szCs w:val="22"/>
        </w:rPr>
        <w:t>,</w:t>
      </w:r>
      <w:r w:rsidRPr="00047F35">
        <w:rPr>
          <w:rFonts w:ascii="Georgia" w:hAnsi="Georgia"/>
          <w:sz w:val="22"/>
          <w:szCs w:val="22"/>
        </w:rPr>
        <w:t xml:space="preserve"> we posit that our model allows for a practical assessment of risk. </w:t>
      </w:r>
      <w:commentRangeEnd w:id="53"/>
      <w:r w:rsidR="003D594A">
        <w:rPr>
          <w:rStyle w:val="CommentReference"/>
          <w:rFonts w:asciiTheme="minorHAnsi" w:eastAsiaTheme="minorHAnsi" w:hAnsiTheme="minorHAnsi" w:cstheme="minorBidi"/>
          <w:kern w:val="2"/>
          <w14:ligatures w14:val="standardContextual"/>
        </w:rPr>
        <w:commentReference w:id="53"/>
      </w:r>
    </w:p>
    <w:p w14:paraId="016ED49B" w14:textId="687DF3E8" w:rsidR="009223AB" w:rsidRPr="00047F35" w:rsidRDefault="00662B24" w:rsidP="00662B24">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The observations that follow must be considered in this light</w:t>
      </w:r>
      <w:commentRangeStart w:id="54"/>
      <w:r w:rsidRPr="00047F35">
        <w:rPr>
          <w:rFonts w:ascii="Georgia" w:hAnsi="Georgia"/>
          <w:sz w:val="22"/>
          <w:szCs w:val="22"/>
        </w:rPr>
        <w:t xml:space="preserve">. </w:t>
      </w:r>
      <w:commentRangeEnd w:id="54"/>
      <w:r w:rsidR="003D594A">
        <w:rPr>
          <w:rStyle w:val="CommentReference"/>
          <w:rFonts w:asciiTheme="minorHAnsi" w:eastAsiaTheme="minorHAnsi" w:hAnsiTheme="minorHAnsi" w:cstheme="minorBidi"/>
          <w:kern w:val="2"/>
          <w14:ligatures w14:val="standardContextual"/>
        </w:rPr>
        <w:commentReference w:id="54"/>
      </w:r>
    </w:p>
    <w:p w14:paraId="50C9E62B" w14:textId="1D77B384" w:rsidR="009223AB" w:rsidRPr="00047F35" w:rsidRDefault="009223AB" w:rsidP="00CF610C">
      <w:pPr>
        <w:rPr>
          <w:rFonts w:ascii="Georgia" w:hAnsi="Georgia"/>
          <w:b/>
          <w:bCs/>
        </w:rPr>
      </w:pPr>
      <w:commentRangeStart w:id="55"/>
      <w:r w:rsidRPr="00047F35">
        <w:rPr>
          <w:rFonts w:ascii="Georgia" w:hAnsi="Georgia"/>
          <w:b/>
          <w:bCs/>
        </w:rPr>
        <w:lastRenderedPageBreak/>
        <w:t xml:space="preserve">Comparison to </w:t>
      </w:r>
      <w:r w:rsidR="00F00F92" w:rsidRPr="00047F35">
        <w:rPr>
          <w:rFonts w:ascii="Georgia" w:hAnsi="Georgia"/>
          <w:b/>
          <w:bCs/>
        </w:rPr>
        <w:t>Past Modeling</w:t>
      </w:r>
      <w:commentRangeEnd w:id="55"/>
      <w:r w:rsidR="00EB5961">
        <w:rPr>
          <w:rStyle w:val="CommentReference"/>
        </w:rPr>
        <w:commentReference w:id="55"/>
      </w:r>
    </w:p>
    <w:p w14:paraId="5B16A0AA" w14:textId="77777777" w:rsidR="009223AB" w:rsidRPr="00047F35" w:rsidRDefault="009223AB" w:rsidP="00CF610C">
      <w:pPr>
        <w:rPr>
          <w:rFonts w:ascii="Georgia" w:hAnsi="Georgia"/>
          <w:sz w:val="22"/>
          <w:szCs w:val="22"/>
        </w:rPr>
      </w:pPr>
      <w:commentRangeStart w:id="56"/>
    </w:p>
    <w:p w14:paraId="2CBEB953" w14:textId="7ADC6C6B" w:rsidR="009223AB" w:rsidRPr="00047F35" w:rsidRDefault="009223AB" w:rsidP="009223AB">
      <w:pPr>
        <w:rPr>
          <w:rFonts w:ascii="Georgia" w:hAnsi="Georgia"/>
          <w:sz w:val="22"/>
          <w:szCs w:val="22"/>
        </w:rPr>
      </w:pPr>
      <w:r w:rsidRPr="00047F35">
        <w:rPr>
          <w:rFonts w:ascii="Georgia" w:hAnsi="Georgia"/>
          <w:sz w:val="22"/>
          <w:szCs w:val="22"/>
        </w:rPr>
        <w:t xml:space="preserve">Previous studies </w:t>
      </w:r>
      <w:commentRangeEnd w:id="56"/>
      <w:r w:rsidR="003D594A">
        <w:rPr>
          <w:rStyle w:val="CommentReference"/>
        </w:rPr>
        <w:commentReference w:id="56"/>
      </w:r>
      <w:r w:rsidRPr="00047F35">
        <w:rPr>
          <w:rFonts w:ascii="Georgia" w:hAnsi="Georgia"/>
          <w:sz w:val="22"/>
          <w:szCs w:val="22"/>
        </w:rPr>
        <w:t>examining Chinook salmon depth distribution have identified several major and consistent patterns. First is the fact that Chinook tend to occupy a specific portion of the water column between 0 and 50m although they can be found in depths exceeding 500m</w:t>
      </w:r>
      <w:r w:rsidR="00F00F92" w:rsidRPr="00047F35">
        <w:rPr>
          <w:rFonts w:ascii="Georgia" w:hAnsi="Georgia"/>
          <w:sz w:val="22"/>
          <w:szCs w:val="22"/>
        </w:rPr>
        <w:t xml:space="preserve"> (Courtney, 2019, 2021)</w:t>
      </w:r>
      <w:r w:rsidRPr="00047F35">
        <w:rPr>
          <w:rFonts w:ascii="Georgia" w:hAnsi="Georgia"/>
          <w:sz w:val="22"/>
          <w:szCs w:val="22"/>
        </w:rPr>
        <w:t>. Beyond this seasonality is one of the strongest predictors, with Chinook salmon generally occupying shallower depths in the spring and progressively deeper waters in summer, fall, and winter</w:t>
      </w:r>
      <w:r w:rsidR="00F00F92" w:rsidRPr="00047F35">
        <w:rPr>
          <w:rFonts w:ascii="Georgia" w:hAnsi="Georgia"/>
          <w:sz w:val="22"/>
          <w:szCs w:val="22"/>
        </w:rPr>
        <w:t xml:space="preserve"> (Freshwater, 2024) (Orsi, 1995) (Walker, 2007)</w:t>
      </w:r>
      <w:r w:rsidRPr="00047F35">
        <w:rPr>
          <w:rFonts w:ascii="Georgia" w:hAnsi="Georgia"/>
          <w:sz w:val="22"/>
          <w:szCs w:val="22"/>
        </w:rPr>
        <w:t>. Additionally, diel variability has been observed, although with substantial individual differences</w:t>
      </w:r>
      <w:r w:rsidR="00F00F92" w:rsidRPr="00047F35">
        <w:rPr>
          <w:rFonts w:ascii="Georgia" w:hAnsi="Georgia"/>
          <w:sz w:val="22"/>
          <w:szCs w:val="22"/>
        </w:rPr>
        <w:t xml:space="preserve"> (Freshwater, 2024) (</w:t>
      </w:r>
      <w:proofErr w:type="spellStart"/>
      <w:r w:rsidR="00F00F92" w:rsidRPr="00047F35">
        <w:rPr>
          <w:rFonts w:ascii="Georgia" w:hAnsi="Georgia"/>
          <w:sz w:val="22"/>
          <w:szCs w:val="22"/>
        </w:rPr>
        <w:t>Arostegui</w:t>
      </w:r>
      <w:proofErr w:type="spellEnd"/>
      <w:r w:rsidR="00F00F92" w:rsidRPr="00047F35">
        <w:rPr>
          <w:rFonts w:ascii="Georgia" w:hAnsi="Georgia"/>
          <w:sz w:val="22"/>
          <w:szCs w:val="22"/>
        </w:rPr>
        <w:t>, 2017)</w:t>
      </w:r>
      <w:r w:rsidRPr="00047F35">
        <w:rPr>
          <w:rFonts w:ascii="Georgia" w:hAnsi="Georgia"/>
          <w:sz w:val="22"/>
          <w:szCs w:val="22"/>
        </w:rPr>
        <w:t>. Unlike species exhibiting a classic diel vertical migration (DVM) pattern—ascending at night and descending during the day—Chinook salmon display more flexible diel behaviors, sometimes reversing their movement patterns seasonally</w:t>
      </w:r>
      <w:r w:rsidR="00F00F92" w:rsidRPr="00047F35">
        <w:rPr>
          <w:rFonts w:ascii="Georgia" w:hAnsi="Georgia"/>
          <w:sz w:val="22"/>
          <w:szCs w:val="22"/>
        </w:rPr>
        <w:t xml:space="preserve"> (</w:t>
      </w:r>
      <w:proofErr w:type="spellStart"/>
      <w:r w:rsidR="00F00F92" w:rsidRPr="00047F35">
        <w:rPr>
          <w:rFonts w:ascii="Georgia" w:hAnsi="Georgia"/>
          <w:sz w:val="22"/>
          <w:szCs w:val="22"/>
        </w:rPr>
        <w:t>Arostegui</w:t>
      </w:r>
      <w:proofErr w:type="spellEnd"/>
      <w:r w:rsidR="00F00F92" w:rsidRPr="00047F35">
        <w:rPr>
          <w:rFonts w:ascii="Georgia" w:hAnsi="Georgia"/>
          <w:sz w:val="22"/>
          <w:szCs w:val="22"/>
        </w:rPr>
        <w:t>, 2017)</w:t>
      </w:r>
      <w:r w:rsidRPr="00047F35">
        <w:rPr>
          <w:rFonts w:ascii="Georgia" w:hAnsi="Georgia"/>
          <w:sz w:val="22"/>
          <w:szCs w:val="22"/>
        </w:rPr>
        <w:t>. Response to bottom depth is another key driver, with salmon distribution often correlating strongly with bathymetry, though fine-scale topographic influences remain less well understood</w:t>
      </w:r>
      <w:r w:rsidR="00F00F92" w:rsidRPr="00047F35">
        <w:rPr>
          <w:rFonts w:ascii="Georgia" w:hAnsi="Georgia"/>
          <w:sz w:val="22"/>
          <w:szCs w:val="22"/>
        </w:rPr>
        <w:t xml:space="preserve"> (Freshwater, 2024)</w:t>
      </w:r>
      <w:r w:rsidRPr="00047F35">
        <w:rPr>
          <w:rFonts w:ascii="Georgia" w:hAnsi="Georgia"/>
          <w:sz w:val="22"/>
          <w:szCs w:val="22"/>
        </w:rPr>
        <w:t>. Similarly, size and maturity play a role, with larger fish tending to be found at deeper depths</w:t>
      </w:r>
      <w:r w:rsidR="00F00F92" w:rsidRPr="00047F35">
        <w:rPr>
          <w:rFonts w:ascii="Georgia" w:hAnsi="Georgia"/>
          <w:sz w:val="22"/>
          <w:szCs w:val="22"/>
        </w:rPr>
        <w:t xml:space="preserve"> (Freshwater, 2024)</w:t>
      </w:r>
      <w:r w:rsidRPr="00047F35">
        <w:rPr>
          <w:rFonts w:ascii="Georgia" w:hAnsi="Georgia"/>
          <w:sz w:val="22"/>
          <w:szCs w:val="22"/>
        </w:rPr>
        <w:t>. However, these patterns only emerge in the aggregate as individual variation is extreme, with salmon spending less than 25% of their time at any single 5-meter depth increment</w:t>
      </w:r>
      <w:r w:rsidR="00F00F92" w:rsidRPr="00047F35">
        <w:rPr>
          <w:rFonts w:ascii="Georgia" w:hAnsi="Georgia"/>
          <w:sz w:val="22"/>
          <w:szCs w:val="22"/>
        </w:rPr>
        <w:t xml:space="preserve"> (Orsi, 1995)</w:t>
      </w:r>
      <w:r w:rsidRPr="00047F35">
        <w:rPr>
          <w:rFonts w:ascii="Georgia" w:hAnsi="Georgia"/>
          <w:sz w:val="22"/>
          <w:szCs w:val="22"/>
        </w:rPr>
        <w:t>, highlighting the importance of large datasets for characterizing their depth distribution.</w:t>
      </w:r>
    </w:p>
    <w:p w14:paraId="2BD86A17" w14:textId="77777777" w:rsidR="009223AB" w:rsidRPr="00047F35" w:rsidRDefault="009223AB" w:rsidP="009223AB">
      <w:pPr>
        <w:rPr>
          <w:rFonts w:ascii="Georgia" w:hAnsi="Georgia"/>
          <w:sz w:val="22"/>
          <w:szCs w:val="22"/>
        </w:rPr>
      </w:pPr>
    </w:p>
    <w:p w14:paraId="286AAC07" w14:textId="44D2CADF" w:rsidR="009223AB" w:rsidRPr="00047F35" w:rsidRDefault="009223AB" w:rsidP="009223AB">
      <w:pPr>
        <w:rPr>
          <w:rFonts w:ascii="Georgia" w:hAnsi="Georgia"/>
          <w:sz w:val="22"/>
          <w:szCs w:val="22"/>
        </w:rPr>
      </w:pPr>
      <w:commentRangeStart w:id="57"/>
      <w:r w:rsidRPr="00047F35">
        <w:rPr>
          <w:rFonts w:ascii="Georgia" w:hAnsi="Georgia"/>
          <w:sz w:val="22"/>
          <w:szCs w:val="22"/>
        </w:rPr>
        <w:t>Less consistent patterns have been reported for temperature, productivity indicators, and current velocity and other temporal drivers like the lunar cycle</w:t>
      </w:r>
      <w:r w:rsidR="00F00F92" w:rsidRPr="00047F35">
        <w:rPr>
          <w:rFonts w:ascii="Georgia" w:hAnsi="Georgia"/>
          <w:sz w:val="22"/>
          <w:szCs w:val="22"/>
        </w:rPr>
        <w:t xml:space="preserve"> (Freshwater, 2024)</w:t>
      </w:r>
      <w:r w:rsidR="00806C48" w:rsidRPr="00047F35">
        <w:rPr>
          <w:rFonts w:ascii="Georgia" w:hAnsi="Georgia"/>
          <w:sz w:val="22"/>
          <w:szCs w:val="22"/>
        </w:rPr>
        <w:t xml:space="preserve"> (Orsi, 1995)</w:t>
      </w:r>
      <w:r w:rsidRPr="00047F35">
        <w:rPr>
          <w:rFonts w:ascii="Georgia" w:hAnsi="Georgia"/>
          <w:sz w:val="22"/>
          <w:szCs w:val="22"/>
        </w:rPr>
        <w:t>.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w:t>
      </w:r>
      <w:r w:rsidR="00F00F92" w:rsidRPr="00047F35">
        <w:rPr>
          <w:rFonts w:ascii="Georgia" w:hAnsi="Georgia"/>
          <w:sz w:val="22"/>
          <w:szCs w:val="22"/>
        </w:rPr>
        <w:t xml:space="preserve"> (Freshwater, 2024)</w:t>
      </w:r>
      <w:r w:rsidRPr="00047F35">
        <w:rPr>
          <w:rFonts w:ascii="Georgia" w:hAnsi="Georgia"/>
          <w:sz w:val="22"/>
          <w:szCs w:val="22"/>
        </w:rPr>
        <w:t>. Similarly, current velocity and thermocline depth have shown only weak relationships with depth selection</w:t>
      </w:r>
      <w:r w:rsidR="00F00F92" w:rsidRPr="00047F35">
        <w:rPr>
          <w:rFonts w:ascii="Georgia" w:hAnsi="Georgia"/>
          <w:sz w:val="22"/>
          <w:szCs w:val="22"/>
        </w:rPr>
        <w:t xml:space="preserve"> (Freshwater, 2024)</w:t>
      </w:r>
      <w:r w:rsidRPr="00047F35">
        <w:rPr>
          <w:rFonts w:ascii="Georgia" w:hAnsi="Georgia"/>
          <w:sz w:val="22"/>
          <w:szCs w:val="22"/>
        </w:rPr>
        <w:t>.</w:t>
      </w:r>
      <w:commentRangeEnd w:id="57"/>
      <w:r w:rsidR="003D594A">
        <w:rPr>
          <w:rStyle w:val="CommentReference"/>
        </w:rPr>
        <w:commentReference w:id="57"/>
      </w:r>
    </w:p>
    <w:p w14:paraId="1F5660D0" w14:textId="77777777" w:rsidR="009223AB" w:rsidRPr="00047F35" w:rsidRDefault="009223AB" w:rsidP="009223AB">
      <w:pPr>
        <w:rPr>
          <w:rFonts w:ascii="Georgia" w:hAnsi="Georgia"/>
          <w:sz w:val="22"/>
          <w:szCs w:val="22"/>
        </w:rPr>
      </w:pPr>
    </w:p>
    <w:p w14:paraId="4FCCBDFD" w14:textId="7E7F1521" w:rsidR="009223AB" w:rsidRPr="00047F35" w:rsidRDefault="009223AB" w:rsidP="009223AB">
      <w:pPr>
        <w:rPr>
          <w:rFonts w:ascii="Georgia" w:hAnsi="Georgia"/>
          <w:sz w:val="22"/>
          <w:szCs w:val="22"/>
        </w:rPr>
      </w:pPr>
      <w:commentRangeStart w:id="58"/>
      <w:r w:rsidRPr="00047F35">
        <w:rPr>
          <w:rFonts w:ascii="Georgia" w:hAnsi="Georgia"/>
          <w:sz w:val="22"/>
          <w:szCs w:val="22"/>
        </w:rPr>
        <w:t>Several plausible explanations exist for the stronger patterns observed in Chinook salmon depth distributions. Light availability has been hypothesized as a key driver, influencing both foraging efficiency and predator avoidance</w:t>
      </w:r>
      <w:r w:rsidR="00F00F92" w:rsidRPr="00047F35">
        <w:rPr>
          <w:rFonts w:ascii="Georgia" w:hAnsi="Georgia"/>
          <w:sz w:val="22"/>
          <w:szCs w:val="22"/>
        </w:rPr>
        <w:t xml:space="preserve"> (Orsi, 1995)</w:t>
      </w:r>
      <w:r w:rsidRPr="00047F35">
        <w:rPr>
          <w:rFonts w:ascii="Georgia" w:hAnsi="Georgia"/>
          <w:sz w:val="22"/>
          <w:szCs w:val="22"/>
        </w:rPr>
        <w:t>. Many pelagic fish adjust their vertical position to balance the trade-off between feeding opportunities and the risk of predation, particularly from visually oriented predators like harbor seals</w:t>
      </w:r>
      <w:r w:rsidR="00047F35" w:rsidRPr="00047F35">
        <w:rPr>
          <w:rFonts w:ascii="Georgia" w:hAnsi="Georgia"/>
          <w:sz w:val="22"/>
          <w:szCs w:val="22"/>
        </w:rPr>
        <w:t xml:space="preserve"> (Smith, 2015)</w:t>
      </w:r>
      <w:r w:rsidRPr="00047F35">
        <w:rPr>
          <w:rFonts w:ascii="Georgia" w:hAnsi="Georgia"/>
          <w:sz w:val="22"/>
          <w:szCs w:val="22"/>
        </w:rPr>
        <w:t>. Seasonal shifts in prey behavior are another critical factor, as key forage fish such as Pacific herring exhibit predictable depth changes throughout the year, which salmon may track</w:t>
      </w:r>
      <w:r w:rsidR="00F00F92" w:rsidRPr="00047F35">
        <w:rPr>
          <w:rFonts w:ascii="Georgia" w:hAnsi="Georgia"/>
          <w:sz w:val="22"/>
          <w:szCs w:val="22"/>
        </w:rPr>
        <w:t xml:space="preserve"> (Freshwater, 2024)</w:t>
      </w:r>
      <w:r w:rsidRPr="00047F35">
        <w:rPr>
          <w:rFonts w:ascii="Georgia" w:hAnsi="Georgia"/>
          <w:sz w:val="22"/>
          <w:szCs w:val="22"/>
        </w:rPr>
        <w:t xml:space="preserve">. Lastly, bathymetric and environmental structuring—such as bottom depth and potentially seafloor slope—may shape salmon depth use. However, most of these explanations remain hypotheses. </w:t>
      </w:r>
      <w:commentRangeEnd w:id="58"/>
      <w:r w:rsidR="00E47D88">
        <w:rPr>
          <w:rStyle w:val="CommentReference"/>
        </w:rPr>
        <w:commentReference w:id="58"/>
      </w:r>
    </w:p>
    <w:p w14:paraId="7CA1761D" w14:textId="77777777" w:rsidR="009223AB" w:rsidRPr="00047F35" w:rsidRDefault="009223AB" w:rsidP="009223AB">
      <w:pPr>
        <w:rPr>
          <w:rFonts w:ascii="Georgia" w:hAnsi="Georgia"/>
          <w:sz w:val="22"/>
          <w:szCs w:val="22"/>
        </w:rPr>
      </w:pPr>
    </w:p>
    <w:p w14:paraId="593D2341" w14:textId="6BEAEC6A" w:rsidR="009223AB" w:rsidRPr="00047F35" w:rsidRDefault="009223AB" w:rsidP="009223AB">
      <w:pPr>
        <w:rPr>
          <w:rFonts w:ascii="Georgia" w:hAnsi="Georgia"/>
          <w:sz w:val="22"/>
          <w:szCs w:val="22"/>
        </w:rPr>
      </w:pPr>
      <w:commentRangeStart w:id="59"/>
      <w:r w:rsidRPr="00047F35">
        <w:rPr>
          <w:rFonts w:ascii="Georgia" w:hAnsi="Georgia"/>
          <w:sz w:val="22"/>
          <w:szCs w:val="22"/>
        </w:rPr>
        <w:t>Our model successfully captured many of these established patterns. 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 Seasonality emerged as the next most important factor, reinforcing prior observations that salmon occupy shallower depths in the spring and successively deeper waters in summer, fall, and especially winter. Additionally, our model identified a diel pattern, with a general tendency toward shallower depths at night and deeper depths during the day, mirroring observations from previous studies. This was in spite of the fact that extreme variation in diel patterning was observed in individual fish. Maturity was not included as that information was not available and size was left out as the fish, by nature of the </w:t>
      </w:r>
      <w:r w:rsidR="00047F35" w:rsidRPr="00047F35">
        <w:rPr>
          <w:rFonts w:ascii="Georgia" w:hAnsi="Georgia"/>
          <w:sz w:val="22"/>
          <w:szCs w:val="22"/>
        </w:rPr>
        <w:t>size of the tags they needed to carry to collect the data</w:t>
      </w:r>
      <w:r w:rsidRPr="00047F35">
        <w:rPr>
          <w:rFonts w:ascii="Georgia" w:hAnsi="Georgia"/>
          <w:sz w:val="22"/>
          <w:szCs w:val="22"/>
        </w:rPr>
        <w:t xml:space="preserve">, all have very similar sizes. </w:t>
      </w:r>
      <w:commentRangeEnd w:id="59"/>
      <w:r w:rsidR="00E47D88">
        <w:rPr>
          <w:rStyle w:val="CommentReference"/>
        </w:rPr>
        <w:commentReference w:id="59"/>
      </w:r>
    </w:p>
    <w:p w14:paraId="197E6409" w14:textId="77777777" w:rsidR="009223AB" w:rsidRPr="00047F35" w:rsidRDefault="009223AB" w:rsidP="009223AB">
      <w:pPr>
        <w:rPr>
          <w:rFonts w:ascii="Georgia" w:hAnsi="Georgia"/>
          <w:sz w:val="22"/>
          <w:szCs w:val="22"/>
        </w:rPr>
      </w:pPr>
    </w:p>
    <w:p w14:paraId="20D06492" w14:textId="13F66DC0" w:rsidR="009223AB" w:rsidRPr="00047F35" w:rsidRDefault="009223AB" w:rsidP="009223AB">
      <w:pPr>
        <w:rPr>
          <w:rFonts w:ascii="Georgia" w:hAnsi="Georgia"/>
          <w:sz w:val="22"/>
          <w:szCs w:val="22"/>
        </w:rPr>
      </w:pPr>
      <w:commentRangeStart w:id="60"/>
      <w:r w:rsidRPr="00047F35">
        <w:rPr>
          <w:rFonts w:ascii="Georgia" w:hAnsi="Georgia"/>
          <w:sz w:val="22"/>
          <w:szCs w:val="22"/>
        </w:rPr>
        <w:t xml:space="preserve">Beyond these well-established predictors, our model detected slight but consistent improvements in performance when incorporating nitrate levels, salinity, and mixed layer thickness. These features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t>
      </w:r>
      <w:commentRangeEnd w:id="60"/>
      <w:r w:rsidR="00E47D88">
        <w:rPr>
          <w:rStyle w:val="CommentReference"/>
        </w:rPr>
        <w:commentReference w:id="60"/>
      </w:r>
    </w:p>
    <w:p w14:paraId="75AEEA76" w14:textId="77777777" w:rsidR="009223AB" w:rsidRPr="00047F35" w:rsidRDefault="009223AB" w:rsidP="009223AB">
      <w:pPr>
        <w:rPr>
          <w:rFonts w:ascii="Georgia" w:hAnsi="Georgia"/>
          <w:sz w:val="22"/>
          <w:szCs w:val="22"/>
        </w:rPr>
      </w:pPr>
    </w:p>
    <w:p w14:paraId="52659E43" w14:textId="5FD92747" w:rsidR="009223AB" w:rsidRPr="00047F35" w:rsidRDefault="009223AB" w:rsidP="009223AB">
      <w:pPr>
        <w:rPr>
          <w:rFonts w:ascii="Georgia" w:hAnsi="Georgia"/>
          <w:sz w:val="22"/>
          <w:szCs w:val="22"/>
        </w:rPr>
      </w:pPr>
      <w:commentRangeStart w:id="61"/>
      <w:r w:rsidRPr="00047F35">
        <w:rPr>
          <w:rFonts w:ascii="Georgia" w:hAnsi="Georgia"/>
          <w:sz w:val="22"/>
          <w:szCs w:val="22"/>
        </w:rPr>
        <w:t xml:space="preserve">We consider this same explanation to be behind the fact that we found that features such as temperature, lunar cycle, and chlorophyll-a did not provide generalizable performance improvements. Temperature and lunar cycle especially are </w:t>
      </w:r>
      <w:r w:rsidR="00047F35" w:rsidRPr="00047F35">
        <w:rPr>
          <w:rFonts w:ascii="Georgia" w:hAnsi="Georgia"/>
          <w:sz w:val="22"/>
          <w:szCs w:val="22"/>
        </w:rPr>
        <w:t xml:space="preserve">more or less </w:t>
      </w:r>
      <w:r w:rsidRPr="00047F35">
        <w:rPr>
          <w:rFonts w:ascii="Georgia" w:hAnsi="Georgia"/>
          <w:sz w:val="22"/>
          <w:szCs w:val="22"/>
        </w:rPr>
        <w:t xml:space="preserve">directly derivable from seasonality. </w:t>
      </w:r>
      <w:commentRangeEnd w:id="61"/>
      <w:r w:rsidR="00E47D88">
        <w:rPr>
          <w:rStyle w:val="CommentReference"/>
        </w:rPr>
        <w:commentReference w:id="61"/>
      </w:r>
    </w:p>
    <w:p w14:paraId="1F7551AD" w14:textId="77777777" w:rsidR="009223AB" w:rsidRPr="00047F35" w:rsidRDefault="009223AB" w:rsidP="009223AB">
      <w:pPr>
        <w:rPr>
          <w:rFonts w:ascii="Georgia" w:hAnsi="Georgia"/>
          <w:sz w:val="22"/>
          <w:szCs w:val="22"/>
        </w:rPr>
      </w:pPr>
    </w:p>
    <w:p w14:paraId="72CB0B73" w14:textId="77777777" w:rsidR="009223AB" w:rsidRPr="00047F35"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72831E0E" w14:textId="77777777" w:rsidR="009223AB" w:rsidRPr="00047F35" w:rsidRDefault="009223AB" w:rsidP="009223AB">
      <w:pPr>
        <w:rPr>
          <w:rFonts w:ascii="Georgia" w:hAnsi="Georgia"/>
          <w:sz w:val="22"/>
          <w:szCs w:val="22"/>
        </w:rPr>
      </w:pPr>
    </w:p>
    <w:p w14:paraId="2B24F2DA" w14:textId="108E2E05" w:rsidR="009223AB" w:rsidRPr="00047F35" w:rsidRDefault="009223AB" w:rsidP="009223AB">
      <w:pPr>
        <w:rPr>
          <w:rFonts w:ascii="Georgia" w:hAnsi="Georgia"/>
          <w:sz w:val="22"/>
          <w:szCs w:val="22"/>
        </w:rPr>
      </w:pPr>
      <w:commentRangeStart w:id="62"/>
      <w:r w:rsidRPr="00047F35">
        <w:rPr>
          <w:rFonts w:ascii="Georgia" w:hAnsi="Georgia"/>
          <w:sz w:val="22"/>
          <w:szCs w:val="22"/>
        </w:rPr>
        <w:t xml:space="preserve">Overall, our findings reinforce the major patterns documented in the literature while providing some additional suggestions that interactions with water chemistry may have generalizable predictive power. However, while nitrate and salinity appear to exert slight influences on depth distribution, their effects are largely embedded within seasonal variation. Therefore, our results suggest that seasonality, diel patterns, and bottom depth remain the dominant known drivers of Chinook salmon vertical distribution, with environmental features playing </w:t>
      </w:r>
      <w:r w:rsidR="00047F35" w:rsidRPr="00047F35">
        <w:rPr>
          <w:rFonts w:ascii="Georgia" w:hAnsi="Georgia"/>
          <w:sz w:val="22"/>
          <w:szCs w:val="22"/>
        </w:rPr>
        <w:t>derived</w:t>
      </w:r>
      <w:r w:rsidRPr="00047F35">
        <w:rPr>
          <w:rFonts w:ascii="Georgia" w:hAnsi="Georgia"/>
          <w:sz w:val="22"/>
          <w:szCs w:val="22"/>
        </w:rPr>
        <w:t xml:space="preserve"> roles.</w:t>
      </w:r>
      <w:commentRangeEnd w:id="62"/>
      <w:r w:rsidR="00E47D88">
        <w:rPr>
          <w:rStyle w:val="CommentReference"/>
        </w:rPr>
        <w:commentReference w:id="62"/>
      </w:r>
    </w:p>
    <w:p w14:paraId="434AEEFA" w14:textId="77777777" w:rsidR="009223AB" w:rsidRPr="00047F35" w:rsidRDefault="009223AB" w:rsidP="00CF610C">
      <w:pPr>
        <w:rPr>
          <w:rFonts w:ascii="Georgia" w:hAnsi="Georgia"/>
          <w:sz w:val="22"/>
          <w:szCs w:val="22"/>
        </w:rPr>
      </w:pPr>
    </w:p>
    <w:p w14:paraId="748B1297" w14:textId="0C27A0DB" w:rsidR="00D40BA5" w:rsidRPr="00047F35" w:rsidRDefault="00047F35" w:rsidP="00CF610C">
      <w:pPr>
        <w:rPr>
          <w:rFonts w:ascii="Georgia" w:hAnsi="Georgia"/>
          <w:b/>
          <w:bCs/>
        </w:rPr>
      </w:pPr>
      <w:r w:rsidRPr="00047F35">
        <w:rPr>
          <w:rFonts w:ascii="Georgia" w:hAnsi="Georgia"/>
          <w:b/>
          <w:bCs/>
        </w:rPr>
        <w:t>Moving to Context Dependent Analysis</w:t>
      </w:r>
    </w:p>
    <w:p w14:paraId="101956D1" w14:textId="5E68819F" w:rsidR="00D40BA5" w:rsidRPr="00047F35" w:rsidRDefault="00D40BA5" w:rsidP="00D40BA5">
      <w:pPr>
        <w:pStyle w:val="NormalWeb"/>
        <w:rPr>
          <w:rFonts w:ascii="Georgia" w:hAnsi="Georgia"/>
          <w:sz w:val="22"/>
          <w:szCs w:val="22"/>
        </w:rPr>
      </w:pPr>
      <w:commentRangeStart w:id="63"/>
      <w:r w:rsidRPr="00047F35">
        <w:rPr>
          <w:rFonts w:ascii="Georgia" w:hAnsi="Georgia"/>
          <w:sz w:val="22"/>
          <w:szCs w:val="22"/>
        </w:rPr>
        <w:t xml:space="preserve">To demonstrate </w:t>
      </w:r>
      <w:r w:rsidR="00047F35" w:rsidRPr="00047F35">
        <w:rPr>
          <w:rFonts w:ascii="Georgia" w:hAnsi="Georgia"/>
          <w:sz w:val="22"/>
          <w:szCs w:val="22"/>
        </w:rPr>
        <w:t xml:space="preserve">that the model allows stakeholders to move beyond general patterns and instead look for context dependent patterns, </w:t>
      </w:r>
      <w:r w:rsidRPr="00047F35">
        <w:rPr>
          <w:rFonts w:ascii="Georgia" w:hAnsi="Georgia"/>
          <w:sz w:val="22"/>
          <w:szCs w:val="22"/>
        </w:rPr>
        <w:t xml:space="preserve">we began by comparing predictions in four different regions – two locations and two different positions along the continental shelf – across an entire year </w:t>
      </w:r>
      <w:r w:rsidR="00047F35" w:rsidRPr="00047F35">
        <w:rPr>
          <w:rFonts w:ascii="Georgia" w:hAnsi="Georgia"/>
          <w:sz w:val="22"/>
          <w:szCs w:val="22"/>
        </w:rPr>
        <w:t xml:space="preserve">(figure 4). </w:t>
      </w:r>
      <w:commentRangeEnd w:id="63"/>
      <w:r w:rsidR="00E47D88">
        <w:rPr>
          <w:rStyle w:val="CommentReference"/>
          <w:rFonts w:asciiTheme="minorHAnsi" w:eastAsiaTheme="minorHAnsi" w:hAnsiTheme="minorHAnsi" w:cstheme="minorBidi"/>
          <w:kern w:val="2"/>
          <w14:ligatures w14:val="standardContextual"/>
        </w:rPr>
        <w:commentReference w:id="63"/>
      </w:r>
      <w:commentRangeStart w:id="64"/>
      <w:r w:rsidRPr="00047F35">
        <w:rPr>
          <w:rFonts w:ascii="Georgia" w:hAnsi="Georgia"/>
          <w:sz w:val="22"/>
          <w:szCs w:val="22"/>
        </w:rPr>
        <w:t xml:space="preserve">Across all cases, we observe lower and less variable depths in winter and late fall, a rise to shallower depths in spring, and increased variability during summer months. </w:t>
      </w:r>
      <w:commentRangeEnd w:id="64"/>
      <w:r w:rsidR="00E47D88">
        <w:rPr>
          <w:rStyle w:val="CommentReference"/>
          <w:rFonts w:asciiTheme="minorHAnsi" w:eastAsiaTheme="minorHAnsi" w:hAnsiTheme="minorHAnsi" w:cstheme="minorBidi"/>
          <w:kern w:val="2"/>
          <w14:ligatures w14:val="standardContextual"/>
        </w:rPr>
        <w:commentReference w:id="64"/>
      </w:r>
      <w:r w:rsidRPr="00047F35">
        <w:rPr>
          <w:rFonts w:ascii="Georgia" w:hAnsi="Georgia"/>
          <w:sz w:val="22"/>
          <w:szCs w:val="22"/>
        </w:rPr>
        <w:t xml:space="preserve">One immediate point of interest here is that the historically observed shallowest depths in the spring are due to a combination of a rise in the depth occupancy and a lack of overall variability. Technically speaking the shallowest occupancy occurs during the summer months, but due to the </w:t>
      </w:r>
      <w:commentRangeStart w:id="65"/>
      <w:r w:rsidRPr="00047F35">
        <w:rPr>
          <w:rFonts w:ascii="Georgia" w:hAnsi="Georgia"/>
          <w:sz w:val="22"/>
          <w:szCs w:val="22"/>
        </w:rPr>
        <w:t xml:space="preserve">extraordinary degree of variability </w:t>
      </w:r>
      <w:commentRangeEnd w:id="65"/>
      <w:r w:rsidR="00E47D88">
        <w:rPr>
          <w:rStyle w:val="CommentReference"/>
          <w:rFonts w:asciiTheme="minorHAnsi" w:eastAsiaTheme="minorHAnsi" w:hAnsiTheme="minorHAnsi" w:cstheme="minorBidi"/>
          <w:kern w:val="2"/>
          <w14:ligatures w14:val="standardContextual"/>
        </w:rPr>
        <w:commentReference w:id="65"/>
      </w:r>
      <w:r w:rsidRPr="00047F35">
        <w:rPr>
          <w:rFonts w:ascii="Georgia" w:hAnsi="Georgia"/>
          <w:sz w:val="22"/>
          <w:szCs w:val="22"/>
        </w:rPr>
        <w:t xml:space="preserve">in this season the average across the day is lower than in the spring. </w:t>
      </w:r>
      <w:commentRangeStart w:id="66"/>
      <w:r w:rsidRPr="00047F35">
        <w:rPr>
          <w:rFonts w:ascii="Georgia" w:hAnsi="Georgia"/>
          <w:sz w:val="22"/>
          <w:szCs w:val="22"/>
        </w:rPr>
        <w:t>In the summer then a large degree of risk mitigation can be achieved simply by selecting the timing of fish well a point we will return to shortly</w:t>
      </w:r>
      <w:commentRangeEnd w:id="66"/>
      <w:r w:rsidR="00E47D88">
        <w:rPr>
          <w:rStyle w:val="CommentReference"/>
          <w:rFonts w:asciiTheme="minorHAnsi" w:eastAsiaTheme="minorHAnsi" w:hAnsiTheme="minorHAnsi" w:cstheme="minorBidi"/>
          <w:kern w:val="2"/>
          <w14:ligatures w14:val="standardContextual"/>
        </w:rPr>
        <w:commentReference w:id="66"/>
      </w:r>
      <w:r w:rsidRPr="00047F35">
        <w:rPr>
          <w:rFonts w:ascii="Georgia" w:hAnsi="Georgia"/>
          <w:sz w:val="22"/>
          <w:szCs w:val="22"/>
        </w:rPr>
        <w:t xml:space="preserve">. Beyond these shared characteristics </w:t>
      </w:r>
      <w:commentRangeStart w:id="67"/>
      <w:r w:rsidRPr="00047F35">
        <w:rPr>
          <w:rFonts w:ascii="Georgia" w:hAnsi="Georgia"/>
          <w:sz w:val="22"/>
          <w:szCs w:val="22"/>
        </w:rPr>
        <w:t xml:space="preserve">there are differences </w:t>
      </w:r>
      <w:commentRangeEnd w:id="67"/>
      <w:r w:rsidR="00E47D88">
        <w:rPr>
          <w:rStyle w:val="CommentReference"/>
          <w:rFonts w:asciiTheme="minorHAnsi" w:eastAsiaTheme="minorHAnsi" w:hAnsiTheme="minorHAnsi" w:cstheme="minorBidi"/>
          <w:kern w:val="2"/>
          <w14:ligatures w14:val="standardContextual"/>
        </w:rPr>
        <w:commentReference w:id="67"/>
      </w:r>
      <w:r w:rsidRPr="00047F35">
        <w:rPr>
          <w:rFonts w:ascii="Georgia" w:hAnsi="Georgia"/>
          <w:sz w:val="22"/>
          <w:szCs w:val="22"/>
        </w:rPr>
        <w:t xml:space="preserve">both between Yakutat and Chignik and between in-shore and off-shore patterns. The </w:t>
      </w:r>
      <w:commentRangeStart w:id="68"/>
      <w:r w:rsidRPr="00047F35">
        <w:rPr>
          <w:rFonts w:ascii="Georgia" w:hAnsi="Georgia"/>
          <w:sz w:val="22"/>
          <w:szCs w:val="22"/>
        </w:rPr>
        <w:t>pattern</w:t>
      </w:r>
      <w:commentRangeEnd w:id="68"/>
      <w:r w:rsidR="00E47D88">
        <w:rPr>
          <w:rStyle w:val="CommentReference"/>
          <w:rFonts w:asciiTheme="minorHAnsi" w:eastAsiaTheme="minorHAnsi" w:hAnsiTheme="minorHAnsi" w:cstheme="minorBidi"/>
          <w:kern w:val="2"/>
          <w14:ligatures w14:val="standardContextual"/>
        </w:rPr>
        <w:commentReference w:id="68"/>
      </w:r>
      <w:r w:rsidRPr="00047F35">
        <w:rPr>
          <w:rFonts w:ascii="Georgia" w:hAnsi="Georgia"/>
          <w:sz w:val="22"/>
          <w:szCs w:val="22"/>
        </w:rPr>
        <w:t xml:space="preserve"> from in-shore to off-shore is somewhat predictable in the sense that greater depths are available and the fish take advantage of these but it is worth noting that while </w:t>
      </w:r>
      <w:commentRangeStart w:id="69"/>
      <w:r w:rsidRPr="00047F35">
        <w:rPr>
          <w:rFonts w:ascii="Georgia" w:hAnsi="Georgia"/>
          <w:sz w:val="22"/>
          <w:szCs w:val="22"/>
        </w:rPr>
        <w:t>coastal Yakutat tends to be shallower for the same reason (fewer depth bins) it also shows much higher variability in the summer</w:t>
      </w:r>
      <w:commentRangeEnd w:id="69"/>
      <w:r w:rsidR="00E47D88">
        <w:rPr>
          <w:rStyle w:val="CommentReference"/>
          <w:rFonts w:asciiTheme="minorHAnsi" w:eastAsiaTheme="minorHAnsi" w:hAnsiTheme="minorHAnsi" w:cstheme="minorBidi"/>
          <w:kern w:val="2"/>
          <w14:ligatures w14:val="standardContextual"/>
        </w:rPr>
        <w:commentReference w:id="69"/>
      </w:r>
      <w:r w:rsidRPr="00047F35">
        <w:rPr>
          <w:rFonts w:ascii="Georgia" w:hAnsi="Georgia"/>
          <w:sz w:val="22"/>
          <w:szCs w:val="22"/>
        </w:rPr>
        <w:t>. Overall, predictions in Yakutat exhibit greater v</w:t>
      </w:r>
      <w:commentRangeStart w:id="70"/>
      <w:r w:rsidRPr="00047F35">
        <w:rPr>
          <w:rFonts w:ascii="Georgia" w:hAnsi="Georgia"/>
          <w:sz w:val="22"/>
          <w:szCs w:val="22"/>
        </w:rPr>
        <w:t>ariability</w:t>
      </w:r>
      <w:commentRangeEnd w:id="70"/>
      <w:r w:rsidR="00EB5961">
        <w:rPr>
          <w:rStyle w:val="CommentReference"/>
          <w:rFonts w:asciiTheme="minorHAnsi" w:eastAsiaTheme="minorHAnsi" w:hAnsiTheme="minorHAnsi" w:cstheme="minorBidi"/>
          <w:kern w:val="2"/>
          <w14:ligatures w14:val="standardContextual"/>
        </w:rPr>
        <w:commentReference w:id="70"/>
      </w:r>
      <w:r w:rsidRPr="00047F35">
        <w:rPr>
          <w:rFonts w:ascii="Georgia" w:hAnsi="Georgia"/>
          <w:sz w:val="22"/>
          <w:szCs w:val="22"/>
        </w:rPr>
        <w:t xml:space="preserve"> in early winter compared to Chignik, a faster rise to shallower depths at the continental shelf edge, and a higher summer tendency for depths in the 0–25m bin.</w:t>
      </w:r>
    </w:p>
    <w:p w14:paraId="372438EA" w14:textId="151EBFD3" w:rsidR="00D40BA5" w:rsidRPr="00047F35" w:rsidRDefault="00D40BA5" w:rsidP="00D40BA5">
      <w:pPr>
        <w:pStyle w:val="NormalWeb"/>
        <w:rPr>
          <w:rFonts w:ascii="Georgia" w:hAnsi="Georgia"/>
          <w:sz w:val="22"/>
          <w:szCs w:val="22"/>
        </w:rPr>
      </w:pPr>
      <w:r w:rsidRPr="00047F35">
        <w:rPr>
          <w:rFonts w:ascii="Georgia" w:hAnsi="Georgia"/>
          <w:sz w:val="22"/>
          <w:szCs w:val="22"/>
        </w:rPr>
        <w:lastRenderedPageBreak/>
        <w:t xml:space="preserve">Noting the relative lack of variation in the winter months a natural question is whether there are </w:t>
      </w:r>
      <w:commentRangeStart w:id="71"/>
      <w:r w:rsidRPr="00047F35">
        <w:rPr>
          <w:rFonts w:ascii="Georgia" w:hAnsi="Georgia"/>
          <w:sz w:val="22"/>
          <w:szCs w:val="22"/>
        </w:rPr>
        <w:t>steep spatial gradients in depth sensitivity</w:t>
      </w:r>
      <w:r w:rsidR="00047F35" w:rsidRPr="00047F35">
        <w:rPr>
          <w:rFonts w:ascii="Georgia" w:hAnsi="Georgia"/>
          <w:sz w:val="22"/>
          <w:szCs w:val="22"/>
        </w:rPr>
        <w:t xml:space="preserve"> </w:t>
      </w:r>
      <w:commentRangeEnd w:id="71"/>
      <w:r w:rsidR="00EB5961">
        <w:rPr>
          <w:rStyle w:val="CommentReference"/>
          <w:rFonts w:asciiTheme="minorHAnsi" w:eastAsiaTheme="minorHAnsi" w:hAnsiTheme="minorHAnsi" w:cstheme="minorBidi"/>
          <w:kern w:val="2"/>
          <w14:ligatures w14:val="standardContextual"/>
        </w:rPr>
        <w:commentReference w:id="71"/>
      </w:r>
      <w:r w:rsidR="00047F35" w:rsidRPr="00047F35">
        <w:rPr>
          <w:rFonts w:ascii="Georgia" w:hAnsi="Georgia"/>
          <w:sz w:val="22"/>
          <w:szCs w:val="22"/>
        </w:rPr>
        <w:t>(figure 5)</w:t>
      </w:r>
      <w:r w:rsidRPr="00047F35">
        <w:rPr>
          <w:rFonts w:ascii="Georgia" w:hAnsi="Georgia"/>
          <w:sz w:val="22"/>
          <w:szCs w:val="22"/>
        </w:rPr>
        <w:t xml:space="preserve">. Looking at the 25-50m depth bin in February we see exactly this – the minimum risk across all hours in the month follows a reasonably steep in-shore to off-shore </w:t>
      </w:r>
      <w:commentRangeStart w:id="72"/>
      <w:r w:rsidRPr="00047F35">
        <w:rPr>
          <w:rFonts w:ascii="Georgia" w:hAnsi="Georgia"/>
          <w:sz w:val="22"/>
          <w:szCs w:val="22"/>
        </w:rPr>
        <w:t xml:space="preserve">gradient suggesting that where fishing happens can have a significant effect on bycatch risk from a depth occupancy perspective alone. </w:t>
      </w:r>
      <w:commentRangeEnd w:id="72"/>
      <w:r w:rsidR="00EB5961">
        <w:rPr>
          <w:rStyle w:val="CommentReference"/>
          <w:rFonts w:asciiTheme="minorHAnsi" w:eastAsiaTheme="minorHAnsi" w:hAnsiTheme="minorHAnsi" w:cstheme="minorBidi"/>
          <w:kern w:val="2"/>
          <w14:ligatures w14:val="standardContextual"/>
        </w:rPr>
        <w:commentReference w:id="72"/>
      </w:r>
      <w:r w:rsidRPr="00047F35">
        <w:rPr>
          <w:rFonts w:ascii="Georgia" w:hAnsi="Georgia"/>
          <w:sz w:val="22"/>
          <w:szCs w:val="22"/>
        </w:rPr>
        <w:t xml:space="preserve">This strong gradient shifts in summer, with minimal spatial variability along the coastal Gulf of Alaska but a persistent gradient in the Eastern Bering Sea. </w:t>
      </w:r>
      <w:commentRangeStart w:id="73"/>
      <w:r w:rsidRPr="00047F35">
        <w:rPr>
          <w:rFonts w:ascii="Georgia" w:hAnsi="Georgia"/>
          <w:sz w:val="22"/>
          <w:szCs w:val="22"/>
        </w:rPr>
        <w:t>These shifts suggest that optimal fishing locations may vary by season, with certain areas at the edge of steep winter gradients being better suited for summer fishing and indeed this is what we see</w:t>
      </w:r>
      <w:r w:rsidR="00047F35" w:rsidRPr="00047F35">
        <w:rPr>
          <w:rFonts w:ascii="Georgia" w:hAnsi="Georgia"/>
          <w:sz w:val="22"/>
          <w:szCs w:val="22"/>
        </w:rPr>
        <w:t xml:space="preserve"> (figure 6)</w:t>
      </w:r>
      <w:r w:rsidRPr="00047F35">
        <w:rPr>
          <w:rFonts w:ascii="Georgia" w:hAnsi="Georgia"/>
          <w:sz w:val="22"/>
          <w:szCs w:val="22"/>
        </w:rPr>
        <w:t xml:space="preserve">. What is interesting to note is that these trends not strictly an inshore versus offshore distinction, as some inshore locations prove more favorable in winter.  </w:t>
      </w:r>
      <w:commentRangeEnd w:id="73"/>
      <w:r w:rsidR="00EB5961">
        <w:rPr>
          <w:rStyle w:val="CommentReference"/>
          <w:rFonts w:asciiTheme="minorHAnsi" w:eastAsiaTheme="minorHAnsi" w:hAnsiTheme="minorHAnsi" w:cstheme="minorBidi"/>
          <w:kern w:val="2"/>
          <w14:ligatures w14:val="standardContextual"/>
        </w:rPr>
        <w:commentReference w:id="73"/>
      </w:r>
    </w:p>
    <w:p w14:paraId="03A82A33" w14:textId="4499FFFB" w:rsidR="00D40BA5" w:rsidRPr="00047F35" w:rsidRDefault="00D40BA5" w:rsidP="00D40BA5">
      <w:pPr>
        <w:pStyle w:val="NormalWeb"/>
        <w:rPr>
          <w:rFonts w:ascii="Georgia" w:hAnsi="Georgia"/>
          <w:sz w:val="22"/>
          <w:szCs w:val="22"/>
        </w:rPr>
      </w:pPr>
      <w:commentRangeStart w:id="74"/>
      <w:r w:rsidRPr="00047F35">
        <w:rPr>
          <w:rFonts w:ascii="Georgia" w:hAnsi="Georgia"/>
          <w:sz w:val="22"/>
          <w:szCs w:val="22"/>
        </w:rPr>
        <w:t xml:space="preserve">As was noted early there is considerable variation by hour in the predictions during the summer. </w:t>
      </w:r>
      <w:commentRangeEnd w:id="74"/>
      <w:r w:rsidR="00EB5961">
        <w:rPr>
          <w:rStyle w:val="CommentReference"/>
          <w:rFonts w:asciiTheme="minorHAnsi" w:eastAsiaTheme="minorHAnsi" w:hAnsiTheme="minorHAnsi" w:cstheme="minorBidi"/>
          <w:kern w:val="2"/>
          <w14:ligatures w14:val="standardContextual"/>
        </w:rPr>
        <w:commentReference w:id="74"/>
      </w:r>
      <w:r w:rsidRPr="00047F35">
        <w:rPr>
          <w:rFonts w:ascii="Georgia" w:hAnsi="Georgia"/>
          <w:sz w:val="22"/>
          <w:szCs w:val="22"/>
        </w:rPr>
        <w:t xml:space="preserve">One question is where do the </w:t>
      </w:r>
      <w:commentRangeStart w:id="75"/>
      <w:r w:rsidRPr="00047F35">
        <w:rPr>
          <w:rFonts w:ascii="Georgia" w:hAnsi="Georgia"/>
          <w:sz w:val="22"/>
          <w:szCs w:val="22"/>
        </w:rPr>
        <w:t>minimums</w:t>
      </w:r>
      <w:commentRangeEnd w:id="75"/>
      <w:r w:rsidR="00EB5961">
        <w:rPr>
          <w:rStyle w:val="CommentReference"/>
          <w:rFonts w:asciiTheme="minorHAnsi" w:eastAsiaTheme="minorHAnsi" w:hAnsiTheme="minorHAnsi" w:cstheme="minorBidi"/>
          <w:kern w:val="2"/>
          <w14:ligatures w14:val="standardContextual"/>
        </w:rPr>
        <w:commentReference w:id="75"/>
      </w:r>
      <w:r w:rsidRPr="00047F35">
        <w:rPr>
          <w:rFonts w:ascii="Georgia" w:hAnsi="Georgia"/>
          <w:sz w:val="22"/>
          <w:szCs w:val="22"/>
        </w:rPr>
        <w:t xml:space="preserve"> occur? Note that we have been looking at the 25-50m depth bin which is the second nearest to the surface but does not actually include the surface itself. This seems to lead to some interesting interactions with the diurnal activity of the fish (at least in prediction)</w:t>
      </w:r>
      <w:r w:rsidR="00047F35" w:rsidRPr="00047F35">
        <w:rPr>
          <w:rFonts w:ascii="Georgia" w:hAnsi="Georgia"/>
          <w:sz w:val="22"/>
          <w:szCs w:val="22"/>
        </w:rPr>
        <w:t xml:space="preserve"> (figure 7)</w:t>
      </w:r>
      <w:r w:rsidRPr="00047F35">
        <w:rPr>
          <w:rFonts w:ascii="Georgia" w:hAnsi="Georgia"/>
          <w:sz w:val="22"/>
          <w:szCs w:val="22"/>
        </w:rPr>
        <w:t xml:space="preserve">. In summer (August), risk in the 25–50m depth bin is consistently minimized at night likely indicating that the fish largely occupy the 0-25m bin at night and then shift to lower waters (including the 25-50 bin) during the day. </w:t>
      </w:r>
      <w:proofErr w:type="gramStart"/>
      <w:r w:rsidRPr="00047F35">
        <w:rPr>
          <w:rFonts w:ascii="Georgia" w:hAnsi="Georgia"/>
          <w:sz w:val="22"/>
          <w:szCs w:val="22"/>
        </w:rPr>
        <w:t>However</w:t>
      </w:r>
      <w:proofErr w:type="gramEnd"/>
      <w:r w:rsidRPr="00047F35">
        <w:rPr>
          <w:rFonts w:ascii="Georgia" w:hAnsi="Georgia"/>
          <w:sz w:val="22"/>
          <w:szCs w:val="22"/>
        </w:rPr>
        <w:t xml:space="preserve"> in winter this is not necessarily the case and we see plenty of areas who’s risk for the 25-50m depth bin is minimized during the day. This is likely due to the fact that in winter the fish occupy a larger portion of the water column at night </w:t>
      </w:r>
      <w:r w:rsidR="00116839" w:rsidRPr="00047F35">
        <w:rPr>
          <w:rFonts w:ascii="Georgia" w:hAnsi="Georgia"/>
          <w:sz w:val="22"/>
          <w:szCs w:val="22"/>
        </w:rPr>
        <w:t xml:space="preserve">during the winter </w:t>
      </w:r>
      <w:r w:rsidRPr="00047F35">
        <w:rPr>
          <w:rFonts w:ascii="Georgia" w:hAnsi="Georgia"/>
          <w:sz w:val="22"/>
          <w:szCs w:val="22"/>
        </w:rPr>
        <w:t>as indicated by our comparisons between Yakutat and Chignik.</w:t>
      </w:r>
    </w:p>
    <w:p w14:paraId="03BA9224" w14:textId="399ABA26" w:rsidR="00E313F4" w:rsidRPr="00047F35" w:rsidRDefault="00D40BA5" w:rsidP="00E313F4">
      <w:pPr>
        <w:rPr>
          <w:rFonts w:ascii="Georgia" w:hAnsi="Georgia" w:cs="Times New Roman"/>
          <w:sz w:val="22"/>
          <w:szCs w:val="22"/>
        </w:rPr>
      </w:pPr>
      <w:r w:rsidRPr="00047F35">
        <w:rPr>
          <w:rFonts w:ascii="Georgia" w:hAnsi="Georgia" w:cs="Times New Roman"/>
          <w:sz w:val="22"/>
          <w:szCs w:val="22"/>
        </w:rPr>
        <w:t xml:space="preserve">These findings highlight the </w:t>
      </w:r>
      <w:r w:rsidR="00116839" w:rsidRPr="00047F35">
        <w:rPr>
          <w:rFonts w:ascii="Georgia" w:hAnsi="Georgia" w:cs="Times New Roman"/>
          <w:sz w:val="22"/>
          <w:szCs w:val="22"/>
        </w:rPr>
        <w:t>value</w:t>
      </w:r>
      <w:r w:rsidRPr="00047F35">
        <w:rPr>
          <w:rFonts w:ascii="Georgia" w:hAnsi="Georgia" w:cs="Times New Roman"/>
          <w:sz w:val="22"/>
          <w:szCs w:val="22"/>
        </w:rPr>
        <w:t xml:space="preserve"> of considering seasonal, spatial, and diel factors when developing bycatch avoidance strategies. The model’s ability to resolve fine-scale patterns makes it a valuable tool for optimizing fishing timing and location</w:t>
      </w:r>
      <w:r w:rsidR="00047F35">
        <w:rPr>
          <w:rFonts w:ascii="Georgia" w:hAnsi="Georgia" w:cs="Times New Roman"/>
          <w:sz w:val="22"/>
          <w:szCs w:val="22"/>
        </w:rPr>
        <w:t xml:space="preserve"> in context specific ways</w:t>
      </w:r>
      <w:r w:rsidRPr="00047F35">
        <w:rPr>
          <w:rFonts w:ascii="Georgia" w:hAnsi="Georgia" w:cs="Times New Roman"/>
          <w:sz w:val="22"/>
          <w:szCs w:val="22"/>
        </w:rPr>
        <w:t>, allowing stakeholders to navigate risk with increased precision.</w:t>
      </w: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commentRangeStart w:id="76"/>
      <w:r w:rsidRPr="00047F35">
        <w:rPr>
          <w:rFonts w:ascii="Georgia" w:hAnsi="Georgia"/>
          <w:b/>
          <w:bCs/>
        </w:rPr>
        <w:t>Future Directions</w:t>
      </w:r>
      <w:commentRangeEnd w:id="76"/>
      <w:r w:rsidR="00EB5961">
        <w:rPr>
          <w:rStyle w:val="CommentReference"/>
        </w:rPr>
        <w:commentReference w:id="76"/>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48BC665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Pr="00047F35">
        <w:rPr>
          <w:rFonts w:ascii="Georgia" w:hAnsi="Georgia"/>
          <w:sz w:val="22"/>
          <w:szCs w:val="22"/>
        </w:rPr>
        <w:t>.</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t xml:space="preserve">Additionally, enhancing the model with expanded data sources could improve predictive capabilities. Environmental covariates, such as mixed-layer thickness, showed minimal effect in validation, likely due to their correlation with seasonality. More targeted data collection across </w:t>
      </w:r>
      <w:r w:rsidRPr="00047F35">
        <w:rPr>
          <w:rFonts w:ascii="Georgia" w:hAnsi="Georgia"/>
          <w:sz w:val="22"/>
          <w:szCs w:val="22"/>
        </w:rPr>
        <w:lastRenderedPageBreak/>
        <w:t>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748BEFF8" w:rsidR="00E313F4" w:rsidRPr="00047F35" w:rsidRDefault="00E313F4" w:rsidP="00E313F4">
      <w:pPr>
        <w:rPr>
          <w:rFonts w:ascii="Georgia" w:hAnsi="Georgia"/>
          <w:sz w:val="22"/>
          <w:szCs w:val="22"/>
        </w:rPr>
      </w:pPr>
      <w:r w:rsidRPr="00047F35">
        <w:rPr>
          <w:rFonts w:ascii="Georgia" w:hAnsi="Georgia"/>
          <w:sz w:val="22"/>
          <w:szCs w:val="22"/>
        </w:rPr>
        <w:t xml:space="preserve">Another critical area for improvement is stock-specific risk assessment. 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3781F5A7" w:rsidR="00BC41B4" w:rsidRPr="00047F35" w:rsidRDefault="00E313F4" w:rsidP="00E313F4">
      <w:pPr>
        <w:rPr>
          <w:rFonts w:ascii="Georgia" w:hAnsi="Georgia"/>
          <w:sz w:val="22"/>
          <w:szCs w:val="22"/>
        </w:rPr>
      </w:pPr>
      <w:r w:rsidRPr="00047F35">
        <w:rPr>
          <w:rFonts w:ascii="Georgia" w:hAnsi="Georgia"/>
          <w:sz w:val="22"/>
          <w:szCs w:val="22"/>
        </w:rPr>
        <w:t xml:space="preserve">Finally, </w:t>
      </w:r>
      <w:r w:rsidR="00EB32B9" w:rsidRPr="00047F35">
        <w:rPr>
          <w:rFonts w:ascii="Georgia" w:hAnsi="Georgia"/>
          <w:sz w:val="22"/>
          <w:szCs w:val="22"/>
        </w:rPr>
        <w:t xml:space="preserve">this kind of </w:t>
      </w:r>
      <w:r w:rsidRPr="00047F35">
        <w:rPr>
          <w:rFonts w:ascii="Georgia" w:hAnsi="Georgia"/>
          <w:sz w:val="22"/>
          <w:szCs w:val="22"/>
        </w:rPr>
        <w:t xml:space="preserve">risk assessment </w:t>
      </w:r>
      <w:r w:rsidR="00EB32B9" w:rsidRPr="00047F35">
        <w:rPr>
          <w:rFonts w:ascii="Georgia" w:hAnsi="Georgia"/>
          <w:sz w:val="22"/>
          <w:szCs w:val="22"/>
        </w:rPr>
        <w:t>will be</w:t>
      </w:r>
      <w:r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Pr="00047F35">
        <w:rPr>
          <w:rFonts w:ascii="Georgia" w:hAnsi="Georgia"/>
          <w:sz w:val="22"/>
          <w:szCs w:val="22"/>
        </w:rPr>
        <w:t xml:space="preserve"> The current model estimates the likelihood of fish occurring at different depths, given their presence, but it does not predict overall abundance. Even in high-risk depth zones, if overall Chinook abundance is predicted to be low, the practical risk of bycatch remains manageable.</w:t>
      </w:r>
    </w:p>
    <w:p w14:paraId="5BAA524F" w14:textId="77777777" w:rsidR="00EB32B9" w:rsidRPr="00047F35" w:rsidRDefault="00EB32B9" w:rsidP="00E313F4">
      <w:pPr>
        <w:rPr>
          <w:rFonts w:ascii="Georgia" w:hAnsi="Georgia"/>
          <w:sz w:val="22"/>
          <w:szCs w:val="22"/>
        </w:rPr>
      </w:pPr>
    </w:p>
    <w:p w14:paraId="03FC209C" w14:textId="56F83979" w:rsidR="00EB32B9" w:rsidRPr="00047F35" w:rsidRDefault="00EB32B9" w:rsidP="00E313F4">
      <w:pPr>
        <w:rPr>
          <w:rFonts w:ascii="Georgia" w:hAnsi="Georgia"/>
          <w:sz w:val="22"/>
          <w:szCs w:val="22"/>
        </w:rPr>
      </w:pPr>
      <w:commentRangeStart w:id="77"/>
      <w:r w:rsidRPr="00047F35">
        <w:rPr>
          <w:rFonts w:ascii="Georgia" w:hAnsi="Georgia"/>
          <w:sz w:val="22"/>
          <w:szCs w:val="22"/>
        </w:rPr>
        <w:t>Likewise</w:t>
      </w:r>
      <w:r w:rsidR="00B56D9A" w:rsidRPr="00047F35">
        <w:rPr>
          <w:rFonts w:ascii="Georgia" w:hAnsi="Georgia"/>
          <w:sz w:val="22"/>
          <w:szCs w:val="22"/>
        </w:rPr>
        <w:t>,</w:t>
      </w:r>
      <w:r w:rsidRPr="00047F35">
        <w:rPr>
          <w:rFonts w:ascii="Georgia" w:hAnsi="Georgia"/>
          <w:sz w:val="22"/>
          <w:szCs w:val="22"/>
        </w:rPr>
        <w:t xml:space="preserve"> this model is only half of the picture</w:t>
      </w:r>
      <w:r w:rsidR="00073029">
        <w:rPr>
          <w:rFonts w:ascii="Georgia" w:hAnsi="Georgia"/>
          <w:sz w:val="22"/>
          <w:szCs w:val="22"/>
        </w:rPr>
        <w:t xml:space="preserve"> when it comes to bycatch avoidance in the walleye pollock fishery specifically</w:t>
      </w:r>
      <w:r w:rsidRPr="00047F35">
        <w:rPr>
          <w:rFonts w:ascii="Georgia" w:hAnsi="Georgia"/>
          <w:sz w:val="22"/>
          <w:szCs w:val="22"/>
        </w:rPr>
        <w:t xml:space="preserve">. </w:t>
      </w:r>
      <w:r w:rsidR="00073029">
        <w:rPr>
          <w:rFonts w:ascii="Georgia" w:hAnsi="Georgia"/>
          <w:sz w:val="22"/>
          <w:szCs w:val="22"/>
        </w:rPr>
        <w:t xml:space="preserve">Pairing this a similar model built over pollock depth occupancy data would allow for much more targeted identification of areas and times where Chinook and pollock depth occupancy is out of sync. </w:t>
      </w:r>
      <w:commentRangeEnd w:id="77"/>
      <w:r w:rsidR="00EB5961">
        <w:rPr>
          <w:rStyle w:val="CommentReference"/>
        </w:rPr>
        <w:commentReference w:id="77"/>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21"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pollock (Gadus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22"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proofErr w:type="spellStart"/>
      <w:r w:rsidRPr="00F76C97">
        <w:rPr>
          <w:rFonts w:ascii="Georgia" w:hAnsi="Georgia"/>
          <w:sz w:val="22"/>
          <w:szCs w:val="22"/>
        </w:rPr>
        <w:t>Arostegui</w:t>
      </w:r>
      <w:proofErr w:type="spellEnd"/>
      <w:r w:rsidRPr="00F76C97">
        <w:rPr>
          <w:rFonts w:ascii="Georgia" w:hAnsi="Georgia"/>
          <w:sz w:val="22"/>
          <w:szCs w:val="22"/>
        </w:rPr>
        <w:t xml:space="preserve">, M. C., Essington, T. E., &amp; Quinn, T. P. (2017). </w:t>
      </w:r>
      <w:r w:rsidRPr="00F76C97">
        <w:rPr>
          <w:rFonts w:ascii="Georgia" w:hAnsi="Georgia"/>
          <w:i/>
          <w:iCs/>
          <w:sz w:val="22"/>
          <w:szCs w:val="22"/>
        </w:rPr>
        <w:t>Interpreting vertical movement behavior with holistic examination of depth distribution: A novel method reveals cryptic diel activity patterns of Chinook salmon in the Salish Sea.</w:t>
      </w:r>
      <w:r w:rsidRPr="00F76C97">
        <w:rPr>
          <w:rFonts w:ascii="Georgia" w:hAnsi="Georgia"/>
          <w:sz w:val="22"/>
          <w:szCs w:val="22"/>
        </w:rPr>
        <w:t xml:space="preserve"> Animal Biotelemetry, 5(1), 2. </w:t>
      </w:r>
      <w:hyperlink r:id="rId23"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lastRenderedPageBreak/>
        <w:t xml:space="preserve">Courtney, M. B., Evans, M. D., </w:t>
      </w:r>
      <w:proofErr w:type="spellStart"/>
      <w:r w:rsidRPr="00F76C97">
        <w:rPr>
          <w:rFonts w:ascii="Georgia" w:hAnsi="Georgia"/>
          <w:sz w:val="22"/>
          <w:szCs w:val="22"/>
        </w:rPr>
        <w:t>Strøm</w:t>
      </w:r>
      <w:proofErr w:type="spellEnd"/>
      <w:r w:rsidRPr="00F76C97">
        <w:rPr>
          <w:rFonts w:ascii="Georgia" w:hAnsi="Georgia"/>
          <w:sz w:val="22"/>
          <w:szCs w:val="22"/>
        </w:rPr>
        <w:t xml:space="preserve">, J. F., </w:t>
      </w:r>
      <w:proofErr w:type="spellStart"/>
      <w:r w:rsidRPr="00F76C97">
        <w:rPr>
          <w:rFonts w:ascii="Georgia" w:hAnsi="Georgia"/>
          <w:sz w:val="22"/>
          <w:szCs w:val="22"/>
        </w:rPr>
        <w:t>Rikardsen</w:t>
      </w:r>
      <w:proofErr w:type="spellEnd"/>
      <w:r w:rsidRPr="00F76C97">
        <w:rPr>
          <w:rFonts w:ascii="Georgia" w:hAnsi="Georgia"/>
          <w:sz w:val="22"/>
          <w:szCs w:val="22"/>
        </w:rPr>
        <w:t xml:space="preserve">,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4"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5"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 xml:space="preserve">Freshwater, C., Anderson, S. C., Huff, D. D., Smith, J. M., Jackson, D., Hendriks, B., Hinch, S. G., Johnston, S., </w:t>
      </w:r>
      <w:proofErr w:type="spellStart"/>
      <w:r w:rsidRPr="00F76C97">
        <w:rPr>
          <w:rFonts w:ascii="Georgia" w:hAnsi="Georgia"/>
          <w:sz w:val="22"/>
          <w:szCs w:val="22"/>
        </w:rPr>
        <w:t>Trites</w:t>
      </w:r>
      <w:proofErr w:type="spellEnd"/>
      <w:r w:rsidRPr="00F76C97">
        <w:rPr>
          <w:rFonts w:ascii="Georgia" w:hAnsi="Georgia"/>
          <w:sz w:val="22"/>
          <w:szCs w:val="22"/>
        </w:rPr>
        <w:t>,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6"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w:t>
      </w:r>
      <w:proofErr w:type="spellStart"/>
      <w:r w:rsidRPr="00F76C97">
        <w:rPr>
          <w:rFonts w:ascii="Georgia" w:hAnsi="Georgia"/>
          <w:sz w:val="22"/>
          <w:szCs w:val="22"/>
        </w:rPr>
        <w:t>Bograd</w:t>
      </w:r>
      <w:proofErr w:type="spellEnd"/>
      <w:r w:rsidRPr="00F76C97">
        <w:rPr>
          <w:rFonts w:ascii="Georgia" w:hAnsi="Georgia"/>
          <w:sz w:val="22"/>
          <w:szCs w:val="22"/>
        </w:rPr>
        <w:t xml:space="preserve">, S. J., Bailey, H., Benson, S. R., </w:t>
      </w:r>
      <w:proofErr w:type="spellStart"/>
      <w:r w:rsidRPr="00F76C97">
        <w:rPr>
          <w:rFonts w:ascii="Georgia" w:hAnsi="Georgia"/>
          <w:sz w:val="22"/>
          <w:szCs w:val="22"/>
        </w:rPr>
        <w:t>Eguchi</w:t>
      </w:r>
      <w:proofErr w:type="spellEnd"/>
      <w:r w:rsidRPr="00F76C97">
        <w:rPr>
          <w:rFonts w:ascii="Georgia" w:hAnsi="Georgia"/>
          <w:sz w:val="22"/>
          <w:szCs w:val="22"/>
        </w:rPr>
        <w:t xml:space="preserve">, T., Dewar, H., </w:t>
      </w:r>
      <w:proofErr w:type="spellStart"/>
      <w:r w:rsidRPr="00F76C97">
        <w:rPr>
          <w:rFonts w:ascii="Georgia" w:hAnsi="Georgia"/>
          <w:sz w:val="22"/>
          <w:szCs w:val="22"/>
        </w:rPr>
        <w:t>Kohin</w:t>
      </w:r>
      <w:proofErr w:type="spellEnd"/>
      <w:r w:rsidRPr="00F76C97">
        <w:rPr>
          <w:rFonts w:ascii="Georgia" w:hAnsi="Georgia"/>
          <w:sz w:val="22"/>
          <w:szCs w:val="22"/>
        </w:rPr>
        <w:t xml:space="preserve">,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7"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14016-14056.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pPr>
        <w:rPr>
          <w:rFonts w:ascii="Georgia" w:hAnsi="Georgia"/>
          <w:sz w:val="22"/>
          <w:szCs w:val="22"/>
        </w:rPr>
      </w:pPr>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8" w:tgtFrame="_new" w:history="1">
        <w:r w:rsidRPr="00F76C97">
          <w:rPr>
            <w:rStyle w:val="Hyperlink"/>
            <w:rFonts w:ascii="Georgia" w:hAnsi="Georgia"/>
            <w:sz w:val="22"/>
            <w:szCs w:val="22"/>
          </w:rPr>
          <w:t>https://www.npfmc.org</w:t>
        </w:r>
      </w:hyperlink>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w:t>
      </w:r>
      <w:proofErr w:type="spellStart"/>
      <w:r w:rsidRPr="00F76C97">
        <w:rPr>
          <w:rFonts w:ascii="Georgia" w:hAnsi="Georgia"/>
          <w:sz w:val="22"/>
          <w:szCs w:val="22"/>
        </w:rPr>
        <w:t>Kagley</w:t>
      </w:r>
      <w:proofErr w:type="spellEnd"/>
      <w:r w:rsidRPr="00F76C97">
        <w:rPr>
          <w:rFonts w:ascii="Georgia" w:hAnsi="Georgia"/>
          <w:sz w:val="22"/>
          <w:szCs w:val="22"/>
        </w:rPr>
        <w:t xml:space="preserve">,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r w:rsidRPr="00F76C97">
        <w:rPr>
          <w:rFonts w:ascii="Georgia" w:hAnsi="Georgia"/>
          <w:sz w:val="22"/>
          <w:szCs w:val="22"/>
          <w:lang w:val="de-DE"/>
        </w:rPr>
        <w:t xml:space="preserve">Orsi,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9" w:history="1">
        <w:r w:rsidR="008576B1" w:rsidRPr="00F76C97">
          <w:rPr>
            <w:rStyle w:val="Hyperlink"/>
            <w:rFonts w:ascii="Georgia" w:hAnsi="Georgia"/>
            <w:sz w:val="22"/>
            <w:szCs w:val="22"/>
          </w:rPr>
          <w:t>https://doi.org/10.1577/1548-8659(1995)124&lt;0159:MVDOJC&gt;2.3.CO;2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w:t>
      </w:r>
      <w:proofErr w:type="spellStart"/>
      <w:r w:rsidRPr="00F76C97">
        <w:rPr>
          <w:rFonts w:ascii="Georgia" w:hAnsi="Georgia"/>
          <w:sz w:val="22"/>
          <w:szCs w:val="22"/>
        </w:rPr>
        <w:t>Sviridov</w:t>
      </w:r>
      <w:proofErr w:type="spellEnd"/>
      <w:r w:rsidRPr="00F76C97">
        <w:rPr>
          <w:rFonts w:ascii="Georgia" w:hAnsi="Georgia"/>
          <w:sz w:val="22"/>
          <w:szCs w:val="22"/>
        </w:rPr>
        <w:t xml:space="preserve">,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Pr="00F76C97"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5836B061" w14:textId="77777777" w:rsidR="00047F35" w:rsidRPr="00F76C97" w:rsidRDefault="00047F35" w:rsidP="00CF610C">
      <w:pPr>
        <w:rPr>
          <w:rFonts w:ascii="Georgia" w:hAnsi="Georgia"/>
          <w:sz w:val="22"/>
          <w:szCs w:val="22"/>
        </w:rPr>
      </w:pPr>
    </w:p>
    <w:p w14:paraId="214BEF7B" w14:textId="7358F524" w:rsidR="00396FEA" w:rsidRPr="00047F35" w:rsidRDefault="00396FEA" w:rsidP="00E84300">
      <w:pPr>
        <w:rPr>
          <w:rFonts w:ascii="Georgia" w:hAnsi="Georgia"/>
          <w:sz w:val="22"/>
          <w:szCs w:val="22"/>
        </w:rPr>
      </w:pPr>
    </w:p>
    <w:p w14:paraId="2233E283" w14:textId="77777777" w:rsidR="00A15EB4" w:rsidRPr="00047F35" w:rsidRDefault="00A15EB4" w:rsidP="00E84300">
      <w:pPr>
        <w:rPr>
          <w:rFonts w:ascii="Georgia" w:hAnsi="Georgia"/>
          <w:sz w:val="22"/>
          <w:szCs w:val="22"/>
        </w:rPr>
      </w:pPr>
    </w:p>
    <w:sectPr w:rsidR="00A15EB4" w:rsidRPr="00047F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eitz" w:date="2025-03-06T08:12:00Z" w:initials="S">
    <w:p w14:paraId="5100730F" w14:textId="39FA126C" w:rsidR="002637DD" w:rsidRDefault="002637DD">
      <w:pPr>
        <w:pStyle w:val="CommentText"/>
      </w:pPr>
      <w:r>
        <w:rPr>
          <w:rStyle w:val="CommentReference"/>
        </w:rPr>
        <w:annotationRef/>
      </w:r>
      <w:r>
        <w:t xml:space="preserve">We should think about potential publication outlets, how to structure the intro and what information to include.  I am specifically thinking about an opening paragraph that is a broad introduction to bycatch and mitigation strategies, then you could jump into the specific issue you will address.  These broad introductions set the context for research and increase readership.  </w:t>
      </w:r>
    </w:p>
    <w:p w14:paraId="49A18416" w14:textId="54552B70" w:rsidR="002637DD" w:rsidRDefault="002637DD">
      <w:pPr>
        <w:pStyle w:val="CommentText"/>
      </w:pPr>
    </w:p>
    <w:p w14:paraId="627053A8" w14:textId="79F5C713" w:rsidR="002637DD" w:rsidRDefault="002637DD">
      <w:pPr>
        <w:pStyle w:val="CommentText"/>
      </w:pPr>
      <w:r>
        <w:t xml:space="preserve">If you look at the Hazen 2018 article, this provides a good example of a very broad introduction to key concepts, and then in the third paragraph, it jumps into the issue of bycatch in the California drift net fishery.  </w:t>
      </w:r>
    </w:p>
  </w:comment>
  <w:comment w:id="2" w:author="Seitz" w:date="2025-03-06T08:24:00Z" w:initials="S">
    <w:p w14:paraId="7605FE8E" w14:textId="11A2A213" w:rsidR="000F059F" w:rsidRDefault="000F059F">
      <w:pPr>
        <w:pStyle w:val="CommentText"/>
      </w:pPr>
      <w:r>
        <w:rPr>
          <w:rStyle w:val="CommentReference"/>
        </w:rPr>
        <w:annotationRef/>
      </w:r>
      <w:r>
        <w:t>Need latin names for each species.</w:t>
      </w:r>
    </w:p>
  </w:comment>
  <w:comment w:id="1" w:author="Seitz" w:date="2025-03-06T08:11:00Z" w:initials="S">
    <w:p w14:paraId="00BE6EEC" w14:textId="77777777" w:rsidR="002637DD" w:rsidRDefault="002637DD">
      <w:pPr>
        <w:pStyle w:val="CommentText"/>
      </w:pPr>
      <w:r>
        <w:rPr>
          <w:rStyle w:val="CommentReference"/>
        </w:rPr>
        <w:annotationRef/>
      </w:r>
      <w:r>
        <w:t xml:space="preserve">You can get updated figures by looking in SAFE reports.  </w:t>
      </w:r>
    </w:p>
    <w:p w14:paraId="5A2DB26C" w14:textId="77777777" w:rsidR="002637DD" w:rsidRDefault="002637DD">
      <w:pPr>
        <w:pStyle w:val="CommentText"/>
      </w:pPr>
    </w:p>
    <w:p w14:paraId="3C5E3244" w14:textId="6C749EE4" w:rsidR="002637DD" w:rsidRDefault="002637DD">
      <w:pPr>
        <w:pStyle w:val="CommentText"/>
      </w:pPr>
      <w:hyperlink r:id="rId1" w:history="1">
        <w:r>
          <w:rPr>
            <w:rStyle w:val="Hyperlink"/>
          </w:rPr>
          <w:t>SAFE Reports | North Pacific Fishery Management Council</w:t>
        </w:r>
      </w:hyperlink>
    </w:p>
  </w:comment>
  <w:comment w:id="3" w:author="Seitz" w:date="2025-03-06T08:17:00Z" w:initials="S">
    <w:p w14:paraId="1B897A3D" w14:textId="77777777" w:rsidR="002637DD" w:rsidRDefault="002637DD">
      <w:pPr>
        <w:pStyle w:val="CommentText"/>
      </w:pPr>
      <w:r>
        <w:rPr>
          <w:rStyle w:val="CommentReference"/>
        </w:rPr>
        <w:annotationRef/>
      </w:r>
      <w:r>
        <w:t xml:space="preserve">So going to your email…In Sabrina’s initial dissertation proposal, she did not include a chapter on depth occupation, but then she had to change course because someone was doing something very similar to her proposed first chapter, so she ditched her proposed first chapter and included a chapter on depth occupation.  I will chat with Sabrina and then we can all make a plan for not duplicating efforts. </w:t>
      </w:r>
    </w:p>
    <w:p w14:paraId="556E3376" w14:textId="77777777" w:rsidR="002637DD" w:rsidRDefault="002637DD">
      <w:pPr>
        <w:pStyle w:val="CommentText"/>
      </w:pPr>
    </w:p>
    <w:p w14:paraId="222D4400" w14:textId="77777777" w:rsidR="002637DD" w:rsidRDefault="002637DD">
      <w:pPr>
        <w:pStyle w:val="CommentText"/>
      </w:pPr>
      <w:r>
        <w:t xml:space="preserve">One immediate thought is for you to concentrate on Gulf of Alaska Chinook salmon, but I will need to check with Sabrina on this.  If that happens, the introduction would have to steer away from </w:t>
      </w:r>
      <w:r w:rsidR="000F059F">
        <w:t xml:space="preserve">the material about the Bering Sea and include more information about the Gulf of Alaska.  This could be very timely:  </w:t>
      </w:r>
      <w:hyperlink r:id="rId2" w:history="1">
        <w:r w:rsidR="000F059F">
          <w:rPr>
            <w:rStyle w:val="Hyperlink"/>
          </w:rPr>
          <w:t>Bycatch of nearly 20,000 Chinook salmon shuts down Alaska trawl fishery | The Seattle Times</w:t>
        </w:r>
      </w:hyperlink>
    </w:p>
    <w:p w14:paraId="52791209" w14:textId="77777777" w:rsidR="000F059F" w:rsidRDefault="000F059F">
      <w:pPr>
        <w:pStyle w:val="CommentText"/>
      </w:pPr>
    </w:p>
    <w:p w14:paraId="64E30DB3" w14:textId="4F54747F" w:rsidR="000F059F" w:rsidRDefault="000F059F">
      <w:pPr>
        <w:pStyle w:val="CommentText"/>
      </w:pPr>
      <w:hyperlink r:id="rId3" w:history="1">
        <w:r>
          <w:rPr>
            <w:rStyle w:val="Hyperlink"/>
          </w:rPr>
          <w:t>Two Kodiak trawlers caught 2,000 king salmon. Now, a whole fishery is closed.</w:t>
        </w:r>
      </w:hyperlink>
    </w:p>
  </w:comment>
  <w:comment w:id="4" w:author="Seitz" w:date="2025-03-06T08:27:00Z" w:initials="S">
    <w:p w14:paraId="0BF95275" w14:textId="0B44122A" w:rsidR="000C0463" w:rsidRDefault="000C0463">
      <w:pPr>
        <w:pStyle w:val="CommentText"/>
      </w:pPr>
      <w:r>
        <w:rPr>
          <w:rStyle w:val="CommentReference"/>
        </w:rPr>
        <w:annotationRef/>
      </w:r>
      <w:r>
        <w:t xml:space="preserve">Is there any more background information about Pollock fishing depths and Chinook depths?  It would be good to review what is </w:t>
      </w:r>
      <w:r>
        <w:t xml:space="preserve">know.  </w:t>
      </w:r>
    </w:p>
  </w:comment>
  <w:comment w:id="5" w:author="Seitz" w:date="2025-03-06T08:28:00Z" w:initials="S">
    <w:p w14:paraId="4D7983CA" w14:textId="02D22B32" w:rsidR="000C0463" w:rsidRDefault="000C0463">
      <w:pPr>
        <w:pStyle w:val="CommentText"/>
      </w:pPr>
      <w:r>
        <w:rPr>
          <w:rStyle w:val="CommentReference"/>
        </w:rPr>
        <w:annotationRef/>
      </w:r>
      <w:r>
        <w:t xml:space="preserve">It would be good to briefly review these and provide citations.  </w:t>
      </w:r>
    </w:p>
    <w:p w14:paraId="53CFE16C" w14:textId="6907D848" w:rsidR="000C0463" w:rsidRDefault="000C0463">
      <w:pPr>
        <w:pStyle w:val="CommentText"/>
      </w:pPr>
    </w:p>
    <w:p w14:paraId="58F9691E" w14:textId="77777777" w:rsidR="000C0463" w:rsidRDefault="000C0463">
      <w:pPr>
        <w:pStyle w:val="CommentText"/>
      </w:pPr>
      <w:r>
        <w:t xml:space="preserve">Have you seen this paper?  </w:t>
      </w:r>
    </w:p>
    <w:p w14:paraId="5A9099CD" w14:textId="77777777" w:rsidR="000C0463" w:rsidRDefault="000C0463">
      <w:pPr>
        <w:pStyle w:val="CommentText"/>
      </w:pPr>
    </w:p>
    <w:p w14:paraId="6D013026" w14:textId="7342890C" w:rsidR="000C0463" w:rsidRDefault="000C0463">
      <w:pPr>
        <w:pStyle w:val="CommentText"/>
      </w:pPr>
      <w:hyperlink r:id="rId4" w:history="1">
        <w:r>
          <w:rPr>
            <w:rStyle w:val="Hyperlink"/>
          </w:rPr>
          <w:t>Inter Research » MEPS » v744 » p133-146</w:t>
        </w:r>
      </w:hyperlink>
    </w:p>
  </w:comment>
  <w:comment w:id="6" w:author="Seitz" w:date="2025-03-06T08:25:00Z" w:initials="S">
    <w:p w14:paraId="27307943" w14:textId="01EBCE13" w:rsidR="000F059F" w:rsidRDefault="000F059F">
      <w:pPr>
        <w:pStyle w:val="CommentText"/>
      </w:pPr>
      <w:r>
        <w:rPr>
          <w:rStyle w:val="CommentReference"/>
        </w:rPr>
        <w:annotationRef/>
      </w:r>
      <w:r>
        <w:t xml:space="preserve">Can you reference any papers that have used this approach, even if they are not fisheries papers?  </w:t>
      </w:r>
    </w:p>
  </w:comment>
  <w:comment w:id="7" w:author="Seitz" w:date="2025-03-06T08:26:00Z" w:initials="S">
    <w:p w14:paraId="4E4D6D64" w14:textId="3369CD94" w:rsidR="000F059F" w:rsidRDefault="000F059F">
      <w:pPr>
        <w:pStyle w:val="CommentText"/>
      </w:pPr>
      <w:r>
        <w:rPr>
          <w:rStyle w:val="CommentReference"/>
        </w:rPr>
        <w:annotationRef/>
      </w:r>
      <w:r>
        <w:t xml:space="preserve">Some tags were deployed in the Bering Sea too, but before you make any changes, let’s come up with a plan to address yours and Sabrina’s potential manuscripts.  </w:t>
      </w:r>
    </w:p>
  </w:comment>
  <w:comment w:id="8" w:author="Seitz" w:date="2025-03-06T08:31:00Z" w:initials="S">
    <w:p w14:paraId="31C68B2A" w14:textId="77777777" w:rsidR="0054028C" w:rsidRDefault="0054028C">
      <w:pPr>
        <w:pStyle w:val="CommentText"/>
      </w:pPr>
      <w:r>
        <w:rPr>
          <w:rStyle w:val="CommentReference"/>
        </w:rPr>
        <w:annotationRef/>
      </w:r>
      <w:r w:rsidR="00216488">
        <w:t>I think we should specify that PSATs were attached to Chinook salmon, where, when, and how big the fish were.  We should probably include a reference to the latest Navy report, since that is the most comprehensive “publication” to date.  Then describe reconstruction of daily position estimates.</w:t>
      </w:r>
    </w:p>
    <w:p w14:paraId="24DA5DB7" w14:textId="77777777" w:rsidR="00974689" w:rsidRDefault="00974689">
      <w:pPr>
        <w:pStyle w:val="CommentText"/>
      </w:pPr>
    </w:p>
    <w:p w14:paraId="7BD4EC1E" w14:textId="1B1C7193" w:rsidR="00974689" w:rsidRDefault="00974689">
      <w:pPr>
        <w:pStyle w:val="CommentText"/>
      </w:pPr>
      <w:hyperlink r:id="rId5" w:history="1">
        <w:r>
          <w:rPr>
            <w:rStyle w:val="Hyperlink"/>
          </w:rPr>
          <w:t>navymarinespeciesmonitoring.us/files/7217/1319/8943/Seitz_and_Courtney_2024_Telemetry_and_Genetic_Identity_of_Chinook_Salmon_in_AK.pdf</w:t>
        </w:r>
      </w:hyperlink>
    </w:p>
  </w:comment>
  <w:comment w:id="14" w:author="Seitz" w:date="2025-03-06T19:02:00Z" w:initials="S">
    <w:p w14:paraId="2545C5F6" w14:textId="7CCDCEDE" w:rsidR="00AD40AD" w:rsidRDefault="00AD40AD">
      <w:pPr>
        <w:pStyle w:val="CommentText"/>
      </w:pPr>
      <w:r>
        <w:rPr>
          <w:rStyle w:val="CommentReference"/>
        </w:rPr>
        <w:annotationRef/>
      </w:r>
      <w:r>
        <w:t xml:space="preserve">I think you will need to describe this in the previous paragraph.  Then, this will make sense here.  </w:t>
      </w:r>
    </w:p>
  </w:comment>
  <w:comment w:id="15" w:author="Seitz" w:date="2025-03-06T19:03:00Z" w:initials="S">
    <w:p w14:paraId="7E8619F3" w14:textId="64AB6152" w:rsidR="00AD40AD" w:rsidRDefault="00AD40AD">
      <w:pPr>
        <w:pStyle w:val="CommentText"/>
      </w:pPr>
      <w:r>
        <w:rPr>
          <w:rStyle w:val="CommentReference"/>
        </w:rPr>
        <w:annotationRef/>
      </w:r>
      <w:r>
        <w:t xml:space="preserve">This is interesting… I would like to hear more about this.  In your ultimate manuscript, I think this would be a good supplemental.  In it, you could provide a case study.  </w:t>
      </w:r>
    </w:p>
  </w:comment>
  <w:comment w:id="16" w:author="Seitz" w:date="2025-03-06T19:04:00Z" w:initials="S">
    <w:p w14:paraId="1DC17CF4" w14:textId="162F2CC1" w:rsidR="00AD40AD" w:rsidRDefault="00AD40AD">
      <w:pPr>
        <w:pStyle w:val="CommentText"/>
      </w:pPr>
      <w:r>
        <w:rPr>
          <w:rStyle w:val="CommentReference"/>
        </w:rPr>
        <w:annotationRef/>
      </w:r>
      <w:r>
        <w:t xml:space="preserve">I am not familiar with this term. </w:t>
      </w:r>
    </w:p>
  </w:comment>
  <w:comment w:id="21" w:author="Seitz" w:date="2025-03-06T19:05:00Z" w:initials="S">
    <w:p w14:paraId="3D3089DF" w14:textId="533CC2E1" w:rsidR="00AD40AD" w:rsidRDefault="00AD40AD">
      <w:pPr>
        <w:pStyle w:val="CommentText"/>
      </w:pPr>
      <w:r>
        <w:rPr>
          <w:rStyle w:val="CommentReference"/>
        </w:rPr>
        <w:annotationRef/>
      </w:r>
      <w:r>
        <w:t xml:space="preserve">Do you mean diel here?  </w:t>
      </w:r>
    </w:p>
  </w:comment>
  <w:comment w:id="22" w:author="Seitz" w:date="2025-03-06T19:28:00Z" w:initials="S">
    <w:p w14:paraId="1B4B8CCC" w14:textId="54991F26" w:rsidR="00B11627" w:rsidRDefault="00B11627">
      <w:pPr>
        <w:pStyle w:val="CommentText"/>
      </w:pPr>
      <w:r>
        <w:rPr>
          <w:rStyle w:val="CommentReference"/>
        </w:rPr>
        <w:annotationRef/>
      </w:r>
      <w:r>
        <w:t xml:space="preserve">I think it would be good to remind the reader of what your inputs are, and what your outputs are.  </w:t>
      </w:r>
    </w:p>
  </w:comment>
  <w:comment w:id="23" w:author="Seitz" w:date="2025-03-06T19:11:00Z" w:initials="S">
    <w:p w14:paraId="1219BD67" w14:textId="0C68909F" w:rsidR="007B0240" w:rsidRDefault="007B0240">
      <w:pPr>
        <w:pStyle w:val="CommentText"/>
      </w:pPr>
      <w:r>
        <w:rPr>
          <w:rStyle w:val="CommentReference"/>
        </w:rPr>
        <w:annotationRef/>
      </w:r>
      <w:r>
        <w:t xml:space="preserve">This is funky.  I don’t know how to fix it.  </w:t>
      </w:r>
    </w:p>
  </w:comment>
  <w:comment w:id="24" w:author="Seitz" w:date="2025-03-06T19:12:00Z" w:initials="S">
    <w:p w14:paraId="2280ED45" w14:textId="7B849567" w:rsidR="007B0240" w:rsidRDefault="007B0240">
      <w:pPr>
        <w:pStyle w:val="CommentText"/>
      </w:pPr>
      <w:r>
        <w:rPr>
          <w:rStyle w:val="CommentReference"/>
        </w:rPr>
        <w:annotationRef/>
      </w:r>
      <w:r>
        <w:t xml:space="preserve">I think this needs to be streamlined and less stream of consciousness.  I think overall, the flow needs to be improved and have less interruptions.  Can the overview of the model come earlier?  Can the mention of training data get consolidated with the earlier mention of training data?  </w:t>
      </w:r>
    </w:p>
  </w:comment>
  <w:comment w:id="25" w:author="Seitz" w:date="2025-03-06T19:15:00Z" w:initials="S">
    <w:p w14:paraId="28649D5C" w14:textId="4BC409B8" w:rsidR="007B0240" w:rsidRDefault="007B0240">
      <w:pPr>
        <w:pStyle w:val="CommentText"/>
      </w:pPr>
      <w:r>
        <w:rPr>
          <w:rStyle w:val="CommentReference"/>
        </w:rPr>
        <w:annotationRef/>
      </w:r>
      <w:r>
        <w:t xml:space="preserve">It would be good to define contrast sampling and then provide a definition/more information of what the intended specifics are.  </w:t>
      </w:r>
    </w:p>
  </w:comment>
  <w:comment w:id="26" w:author="Seitz" w:date="2025-03-06T19:16:00Z" w:initials="S">
    <w:p w14:paraId="3AB5ABFD" w14:textId="510F0C6C" w:rsidR="007B0240" w:rsidRDefault="007B0240">
      <w:pPr>
        <w:pStyle w:val="CommentText"/>
      </w:pPr>
      <w:r>
        <w:rPr>
          <w:rStyle w:val="CommentReference"/>
        </w:rPr>
        <w:annotationRef/>
      </w:r>
      <w:r>
        <w:t xml:space="preserve">This might need to be developed, and perhaps included in a supplementary.  </w:t>
      </w:r>
    </w:p>
  </w:comment>
  <w:comment w:id="27" w:author="Seitz" w:date="2025-03-06T19:17:00Z" w:initials="S">
    <w:p w14:paraId="495C6D17" w14:textId="5059F986" w:rsidR="007B0240" w:rsidRDefault="007B0240">
      <w:pPr>
        <w:pStyle w:val="CommentText"/>
      </w:pPr>
      <w:r>
        <w:rPr>
          <w:rStyle w:val="CommentReference"/>
        </w:rPr>
        <w:annotationRef/>
      </w:r>
      <w:r>
        <w:t xml:space="preserve">What do these include?  </w:t>
      </w:r>
    </w:p>
  </w:comment>
  <w:comment w:id="28" w:author="Seitz" w:date="2025-03-06T19:17:00Z" w:initials="S">
    <w:p w14:paraId="26C66D43" w14:textId="7D41B5AB" w:rsidR="007B0240" w:rsidRDefault="007B0240">
      <w:pPr>
        <w:pStyle w:val="CommentText"/>
      </w:pPr>
      <w:r>
        <w:rPr>
          <w:rStyle w:val="CommentReference"/>
        </w:rPr>
        <w:annotationRef/>
      </w:r>
      <w:r>
        <w:t xml:space="preserve">In a table description, it is good to make it “stand alone” so what is the model actually doing?  Can you provide a very brief overview?  </w:t>
      </w:r>
    </w:p>
  </w:comment>
  <w:comment w:id="29" w:author="Seitz" w:date="2025-03-06T19:19:00Z" w:initials="S">
    <w:p w14:paraId="5CE350D6" w14:textId="364576B3" w:rsidR="007B0240" w:rsidRDefault="007B0240">
      <w:pPr>
        <w:pStyle w:val="CommentText"/>
      </w:pPr>
      <w:r>
        <w:rPr>
          <w:rStyle w:val="CommentReference"/>
        </w:rPr>
        <w:annotationRef/>
      </w:r>
      <w:r>
        <w:t xml:space="preserve">What does this include?  </w:t>
      </w:r>
    </w:p>
  </w:comment>
  <w:comment w:id="32" w:author="Seitz" w:date="2025-03-06T19:25:00Z" w:initials="S">
    <w:p w14:paraId="6378E715" w14:textId="1263D769" w:rsidR="00B11627" w:rsidRDefault="00B11627">
      <w:pPr>
        <w:pStyle w:val="CommentText"/>
      </w:pPr>
      <w:r>
        <w:rPr>
          <w:rStyle w:val="CommentReference"/>
        </w:rPr>
        <w:annotationRef/>
      </w:r>
      <w:r>
        <w:t xml:space="preserve">This should be in the methods, as part of how you will evaluate models. </w:t>
      </w:r>
    </w:p>
  </w:comment>
  <w:comment w:id="35" w:author="Seitz" w:date="2025-03-06T19:22:00Z" w:initials="S">
    <w:p w14:paraId="44AB4688" w14:textId="05622643" w:rsidR="00B11627" w:rsidRDefault="00B11627">
      <w:pPr>
        <w:pStyle w:val="CommentText"/>
      </w:pPr>
      <w:r>
        <w:rPr>
          <w:rStyle w:val="CommentReference"/>
        </w:rPr>
        <w:annotationRef/>
      </w:r>
      <w:r>
        <w:t xml:space="preserve">Can this be explained?  </w:t>
      </w:r>
    </w:p>
  </w:comment>
  <w:comment w:id="36" w:author="Seitz" w:date="2025-03-06T19:22:00Z" w:initials="S">
    <w:p w14:paraId="21629376" w14:textId="5DA3797F" w:rsidR="00B11627" w:rsidRDefault="00B11627">
      <w:pPr>
        <w:pStyle w:val="CommentText"/>
      </w:pPr>
      <w:r>
        <w:rPr>
          <w:rStyle w:val="CommentReference"/>
        </w:rPr>
        <w:annotationRef/>
      </w:r>
      <w:r>
        <w:t xml:space="preserve">This should be described in methods, which is basically evaluating models and how it is done, then in the results you should just present results.  </w:t>
      </w:r>
    </w:p>
  </w:comment>
  <w:comment w:id="39" w:author="Seitz" w:date="2025-03-06T19:30:00Z" w:initials="S">
    <w:p w14:paraId="73D9A7CC" w14:textId="657B0D73" w:rsidR="00B11627" w:rsidRDefault="00B11627">
      <w:pPr>
        <w:pStyle w:val="CommentText"/>
      </w:pPr>
      <w:r>
        <w:rPr>
          <w:rStyle w:val="CommentReference"/>
        </w:rPr>
        <w:annotationRef/>
      </w:r>
      <w:r>
        <w:t>Michael frequently mentions this.  This is why Chinook are such a pain in the ass to study?  And it is why they are so FUN to study too!</w:t>
      </w:r>
    </w:p>
  </w:comment>
  <w:comment w:id="43" w:author="Seitz" w:date="2025-03-06T19:35:00Z" w:initials="S">
    <w:p w14:paraId="11CF0201" w14:textId="76048497" w:rsidR="001750DF" w:rsidRDefault="001750DF">
      <w:pPr>
        <w:pStyle w:val="CommentText"/>
      </w:pPr>
      <w:r>
        <w:rPr>
          <w:rStyle w:val="CommentReference"/>
        </w:rPr>
        <w:annotationRef/>
      </w:r>
      <w:r>
        <w:t xml:space="preserve">These plots will need to be enlarged in the final version.  </w:t>
      </w:r>
    </w:p>
  </w:comment>
  <w:comment w:id="44" w:author="Seitz" w:date="2025-03-06T19:35:00Z" w:initials="S">
    <w:p w14:paraId="265F8B78" w14:textId="69E034E7" w:rsidR="001750DF" w:rsidRDefault="001750DF">
      <w:pPr>
        <w:pStyle w:val="CommentText"/>
      </w:pPr>
      <w:r>
        <w:rPr>
          <w:rStyle w:val="CommentReference"/>
        </w:rPr>
        <w:annotationRef/>
      </w:r>
      <w:r>
        <w:t xml:space="preserve">This is probably better in the discussion.  </w:t>
      </w:r>
    </w:p>
  </w:comment>
  <w:comment w:id="45" w:author="Seitz" w:date="2025-03-06T19:36:00Z" w:initials="S">
    <w:p w14:paraId="595A7F92" w14:textId="42817BA2" w:rsidR="001750DF" w:rsidRDefault="001750DF">
      <w:pPr>
        <w:pStyle w:val="CommentText"/>
      </w:pPr>
      <w:r>
        <w:rPr>
          <w:rStyle w:val="CommentReference"/>
        </w:rPr>
        <w:annotationRef/>
      </w:r>
      <w:r>
        <w:t xml:space="preserve">This should go in methods.  </w:t>
      </w:r>
    </w:p>
  </w:comment>
  <w:comment w:id="46" w:author="Seitz" w:date="2025-03-06T19:37:00Z" w:initials="S">
    <w:p w14:paraId="7C70DED3" w14:textId="23F8F020" w:rsidR="001750DF" w:rsidRDefault="001750DF">
      <w:pPr>
        <w:pStyle w:val="CommentText"/>
      </w:pPr>
      <w:r>
        <w:rPr>
          <w:rStyle w:val="CommentReference"/>
        </w:rPr>
        <w:annotationRef/>
      </w:r>
      <w:r>
        <w:t>This plot is really cool. Why are the lines not lines?  In other words, why is there seemingly a range in probability for occupying a certain depth bin on a certain date?</w:t>
      </w:r>
      <w:r w:rsidR="00ED0FBE">
        <w:t xml:space="preserve">  Does this incorporate some sort of uncertainty?  </w:t>
      </w:r>
    </w:p>
  </w:comment>
  <w:comment w:id="47" w:author="Seitz" w:date="2025-03-06T19:46:00Z" w:initials="S">
    <w:p w14:paraId="2020B5EC" w14:textId="361ABD47" w:rsidR="00ED0FBE" w:rsidRDefault="00ED0FBE">
      <w:pPr>
        <w:pStyle w:val="CommentText"/>
      </w:pPr>
      <w:r>
        <w:rPr>
          <w:rStyle w:val="CommentReference"/>
        </w:rPr>
        <w:annotationRef/>
      </w:r>
      <w:r>
        <w:t>The methods for this should be described in the methods.  What is minimum risk?</w:t>
      </w:r>
    </w:p>
  </w:comment>
  <w:comment w:id="48" w:author="Seitz" w:date="2025-03-06T19:46:00Z" w:initials="S">
    <w:p w14:paraId="041CD217" w14:textId="6DFF9986" w:rsidR="00ED0FBE" w:rsidRDefault="00ED0FBE">
      <w:pPr>
        <w:pStyle w:val="CommentText"/>
      </w:pPr>
      <w:r>
        <w:rPr>
          <w:rStyle w:val="CommentReference"/>
        </w:rPr>
        <w:annotationRef/>
      </w:r>
      <w:r>
        <w:t>This should be described in methods.  What are these gradients?  Are they indicative of anything?</w:t>
      </w:r>
    </w:p>
  </w:comment>
  <w:comment w:id="49" w:author="Seitz" w:date="2025-03-06T19:47:00Z" w:initials="S">
    <w:p w14:paraId="01B18ADE" w14:textId="51C5153B" w:rsidR="00ED0FBE" w:rsidRDefault="00ED0FBE">
      <w:pPr>
        <w:pStyle w:val="CommentText"/>
      </w:pPr>
      <w:r>
        <w:rPr>
          <w:rStyle w:val="CommentReference"/>
        </w:rPr>
        <w:annotationRef/>
      </w:r>
      <w:r>
        <w:t xml:space="preserve">This should be described in methods.  Is there a reason why you are only examining that one depth bin?  </w:t>
      </w:r>
    </w:p>
  </w:comment>
  <w:comment w:id="50" w:author="Seitz" w:date="2025-03-06T19:48:00Z" w:initials="S">
    <w:p w14:paraId="10CC4B02" w14:textId="72DD32EE" w:rsidR="00ED0FBE" w:rsidRDefault="00ED0FBE">
      <w:pPr>
        <w:pStyle w:val="CommentText"/>
      </w:pPr>
      <w:r>
        <w:rPr>
          <w:rStyle w:val="CommentReference"/>
        </w:rPr>
        <w:annotationRef/>
      </w:r>
      <w:r>
        <w:t>Do you mean the probability of a Chinook oc</w:t>
      </w:r>
      <w:r w:rsidR="00974AAC">
        <w:t>cupying 25-50 m is minimized?</w:t>
      </w:r>
      <w:r w:rsidR="0068025F">
        <w:t xml:space="preserve">  It would be good to explicitly describe what is being minimized.  </w:t>
      </w:r>
    </w:p>
  </w:comment>
  <w:comment w:id="51" w:author="Seitz" w:date="2025-03-06T19:56:00Z" w:initials="S">
    <w:p w14:paraId="13E0AEAE" w14:textId="77777777" w:rsidR="003D594A" w:rsidRDefault="003D594A">
      <w:pPr>
        <w:pStyle w:val="CommentText"/>
      </w:pPr>
      <w:r>
        <w:rPr>
          <w:rStyle w:val="CommentReference"/>
        </w:rPr>
        <w:annotationRef/>
      </w:r>
      <w:r>
        <w:t xml:space="preserve">I think we need to think about the goals of the paper… I think this is good, but I would add the word eventually because we likely won’t be able to use this model right away.  </w:t>
      </w:r>
    </w:p>
    <w:p w14:paraId="07C1DAA3" w14:textId="77777777" w:rsidR="003D594A" w:rsidRDefault="003D594A">
      <w:pPr>
        <w:pStyle w:val="CommentText"/>
      </w:pPr>
    </w:p>
    <w:p w14:paraId="40FA9FC2" w14:textId="5062624D" w:rsidR="003D594A" w:rsidRDefault="003D594A">
      <w:pPr>
        <w:pStyle w:val="CommentText"/>
      </w:pPr>
      <w:r>
        <w:t xml:space="preserve">Also, is the goal model development, or understanding Chinook behavior, or both?  Any of these are fine, but understanding the goal helps to provide comments.  </w:t>
      </w:r>
    </w:p>
  </w:comment>
  <w:comment w:id="52" w:author="Seitz" w:date="2025-03-06T20:00:00Z" w:initials="S">
    <w:p w14:paraId="6961F531" w14:textId="0FF44E84" w:rsidR="003D594A" w:rsidRDefault="003D594A">
      <w:pPr>
        <w:pStyle w:val="CommentText"/>
      </w:pPr>
      <w:r>
        <w:rPr>
          <w:rStyle w:val="CommentReference"/>
        </w:rPr>
        <w:annotationRef/>
      </w:r>
      <w:r>
        <w:t xml:space="preserve">I think these statements should go earlier, like in the last paragraph of the introduction.  You could follow this with specific objectives.  </w:t>
      </w:r>
    </w:p>
  </w:comment>
  <w:comment w:id="53" w:author="Seitz" w:date="2025-03-06T20:00:00Z" w:initials="S">
    <w:p w14:paraId="2A74E48A" w14:textId="1F291F38" w:rsidR="003D594A" w:rsidRDefault="003D594A">
      <w:pPr>
        <w:pStyle w:val="CommentText"/>
      </w:pPr>
      <w:r>
        <w:rPr>
          <w:rStyle w:val="CommentReference"/>
        </w:rPr>
        <w:annotationRef/>
      </w:r>
      <w:r>
        <w:t xml:space="preserve">I think this concept needs better development because it is REALLY important, and will be critical in getting people to think about using this for actual bycatch mitigation.  </w:t>
      </w:r>
    </w:p>
  </w:comment>
  <w:comment w:id="54" w:author="Seitz" w:date="2025-03-06T20:02:00Z" w:initials="S">
    <w:p w14:paraId="079F7C8A" w14:textId="29ECB893" w:rsidR="003D594A" w:rsidRDefault="003D594A">
      <w:pPr>
        <w:pStyle w:val="CommentText"/>
      </w:pPr>
      <w:r>
        <w:rPr>
          <w:rStyle w:val="CommentReference"/>
        </w:rPr>
        <w:annotationRef/>
      </w:r>
      <w:r>
        <w:t xml:space="preserve">And population-specific behaviors might be important.  In general, it is good practice to include references in the discussion section.  </w:t>
      </w:r>
    </w:p>
  </w:comment>
  <w:comment w:id="55" w:author="Seitz" w:date="2025-03-06T20:18:00Z" w:initials="S">
    <w:p w14:paraId="6E76DE71" w14:textId="7211C2D3" w:rsidR="00EB5961" w:rsidRDefault="00EB5961">
      <w:pPr>
        <w:pStyle w:val="CommentText"/>
      </w:pPr>
      <w:r>
        <w:rPr>
          <w:rStyle w:val="CommentReference"/>
        </w:rPr>
        <w:annotationRef/>
      </w:r>
      <w:r>
        <w:t>I don’t think you need these headings.  I thought you were going to compare your model to previous models, when in reality you compared your outputs to previous research.</w:t>
      </w:r>
    </w:p>
  </w:comment>
  <w:comment w:id="56" w:author="Seitz" w:date="2025-03-06T20:04:00Z" w:initials="S">
    <w:p w14:paraId="7971A4C8" w14:textId="23098328" w:rsidR="003D594A" w:rsidRDefault="003D594A">
      <w:pPr>
        <w:pStyle w:val="CommentText"/>
      </w:pPr>
      <w:r>
        <w:rPr>
          <w:rStyle w:val="CommentReference"/>
        </w:rPr>
        <w:annotationRef/>
      </w:r>
      <w:r>
        <w:t>So this is a good summary of what is known about depth, but how do your results relate to these previous findings?</w:t>
      </w:r>
    </w:p>
  </w:comment>
  <w:comment w:id="57" w:author="Seitz" w:date="2025-03-06T20:05:00Z" w:initials="S">
    <w:p w14:paraId="3EF9688D" w14:textId="23A242F7" w:rsidR="003D594A" w:rsidRDefault="003D594A">
      <w:pPr>
        <w:pStyle w:val="CommentText"/>
      </w:pPr>
      <w:r>
        <w:rPr>
          <w:rStyle w:val="CommentReference"/>
        </w:rPr>
        <w:annotationRef/>
      </w:r>
      <w:r>
        <w:t xml:space="preserve">Same comment.  Also, have you read the </w:t>
      </w:r>
      <w:r>
        <w:t xml:space="preserve">Hinke et al. papers about Chinook tagged off Oregon?  Michael has them.  Those Chinook seemed to be chasing certain water temperatures, unlike the fish off of Alaska that experience a broad range of temps.  </w:t>
      </w:r>
    </w:p>
  </w:comment>
  <w:comment w:id="58" w:author="Seitz" w:date="2025-03-06T20:10:00Z" w:initials="S">
    <w:p w14:paraId="5AF80FC3" w14:textId="7A3732A5" w:rsidR="00E47D88" w:rsidRDefault="00E47D88">
      <w:pPr>
        <w:pStyle w:val="CommentText"/>
      </w:pPr>
      <w:r>
        <w:rPr>
          <w:rStyle w:val="CommentReference"/>
        </w:rPr>
        <w:annotationRef/>
      </w:r>
      <w:r>
        <w:t xml:space="preserve">I don’t know if you need this, unless you are trying to understand why they might be showing the patterns they are.  I think you are mainly concerned in demonstrating that your model can find realistic patterns.  </w:t>
      </w:r>
    </w:p>
  </w:comment>
  <w:comment w:id="59" w:author="Seitz" w:date="2025-03-06T20:06:00Z" w:initials="S">
    <w:p w14:paraId="3BA9AA51" w14:textId="77777777" w:rsidR="00E47D88" w:rsidRDefault="00E47D88">
      <w:pPr>
        <w:pStyle w:val="CommentText"/>
      </w:pPr>
      <w:r>
        <w:rPr>
          <w:rStyle w:val="CommentReference"/>
        </w:rPr>
        <w:annotationRef/>
      </w:r>
      <w:r>
        <w:t>I think it would be good to meld this paragraph into the previous paragraph about depth.  That way you are making direct comparisons instead of describing all previous literature, then making comparisons to your data and saying that it agree with previous literature.  It is better to make direct comparison statements.</w:t>
      </w:r>
    </w:p>
    <w:p w14:paraId="187470C2" w14:textId="77777777" w:rsidR="00E47D88" w:rsidRDefault="00E47D88">
      <w:pPr>
        <w:pStyle w:val="CommentText"/>
      </w:pPr>
    </w:p>
    <w:p w14:paraId="0F2C0394" w14:textId="77777777" w:rsidR="00E47D88" w:rsidRDefault="00E47D88">
      <w:pPr>
        <w:pStyle w:val="CommentText"/>
        <w:rPr>
          <w:rFonts w:ascii="Georgia" w:hAnsi="Georgia"/>
          <w:sz w:val="22"/>
          <w:szCs w:val="22"/>
        </w:rPr>
      </w:pPr>
      <w:r>
        <w:t xml:space="preserve">For example, instead of saying </w:t>
      </w:r>
      <w:r w:rsidRPr="00047F35">
        <w:rPr>
          <w:rFonts w:ascii="Georgia" w:hAnsi="Georgia"/>
          <w:sz w:val="22"/>
          <w:szCs w:val="22"/>
        </w:rPr>
        <w:t>Specifically, the highest-likelihood depth bins were 0–25 meters and 25–50 meters, aligning well with expectations from the literature</w:t>
      </w:r>
      <w:r>
        <w:rPr>
          <w:rFonts w:ascii="Georgia" w:hAnsi="Georgia"/>
          <w:sz w:val="22"/>
          <w:szCs w:val="22"/>
        </w:rPr>
        <w:t>.</w:t>
      </w:r>
    </w:p>
    <w:p w14:paraId="471E6904" w14:textId="77777777" w:rsidR="00E47D88" w:rsidRDefault="00E47D88">
      <w:pPr>
        <w:pStyle w:val="CommentText"/>
        <w:rPr>
          <w:rFonts w:ascii="Georgia" w:hAnsi="Georgia"/>
          <w:sz w:val="22"/>
          <w:szCs w:val="22"/>
        </w:rPr>
      </w:pPr>
    </w:p>
    <w:p w14:paraId="50950ADD" w14:textId="77777777" w:rsidR="00E47D88" w:rsidRDefault="00E47D88">
      <w:pPr>
        <w:pStyle w:val="CommentText"/>
        <w:rPr>
          <w:rFonts w:ascii="Georgia" w:hAnsi="Georgia"/>
          <w:sz w:val="22"/>
          <w:szCs w:val="22"/>
        </w:rPr>
      </w:pPr>
      <w:r>
        <w:rPr>
          <w:rFonts w:ascii="Georgia" w:hAnsi="Georgia"/>
          <w:sz w:val="22"/>
          <w:szCs w:val="22"/>
        </w:rPr>
        <w:t>You could say:</w:t>
      </w:r>
    </w:p>
    <w:p w14:paraId="0CE1C068" w14:textId="77777777" w:rsidR="00E47D88" w:rsidRDefault="00E47D88">
      <w:pPr>
        <w:pStyle w:val="CommentText"/>
        <w:rPr>
          <w:rFonts w:ascii="Georgia" w:hAnsi="Georgia"/>
          <w:sz w:val="22"/>
          <w:szCs w:val="22"/>
        </w:rPr>
      </w:pPr>
      <w:r>
        <w:rPr>
          <w:rFonts w:ascii="Georgia" w:hAnsi="Georgia"/>
          <w:sz w:val="22"/>
          <w:szCs w:val="22"/>
        </w:rPr>
        <w:t xml:space="preserve"> </w:t>
      </w:r>
      <w:r>
        <w:t xml:space="preserve">  </w:t>
      </w:r>
      <w:r w:rsidRPr="00047F35">
        <w:rPr>
          <w:rFonts w:ascii="Georgia" w:hAnsi="Georgia"/>
          <w:sz w:val="22"/>
          <w:szCs w:val="22"/>
        </w:rPr>
        <w:t>Specifically, the highest-likelihood depth bins were 0–25 meters and 25–50 meters,</w:t>
      </w:r>
      <w:r>
        <w:rPr>
          <w:rFonts w:ascii="Georgia" w:hAnsi="Georgia"/>
          <w:sz w:val="22"/>
          <w:szCs w:val="22"/>
        </w:rPr>
        <w:t xml:space="preserve"> which is corroborated by previous research in the North Pacific Ocean in which Chinook salmon most frequently occupied relatively shallow depths (Author, Year).  </w:t>
      </w:r>
    </w:p>
    <w:p w14:paraId="2F7DB74A" w14:textId="77777777" w:rsidR="00E47D88" w:rsidRDefault="00E47D88">
      <w:pPr>
        <w:pStyle w:val="CommentText"/>
        <w:rPr>
          <w:rFonts w:ascii="Georgia" w:hAnsi="Georgia"/>
          <w:sz w:val="22"/>
          <w:szCs w:val="22"/>
        </w:rPr>
      </w:pPr>
    </w:p>
    <w:p w14:paraId="197B5CEF" w14:textId="48F0DA6B" w:rsidR="00E47D88" w:rsidRDefault="00E47D88">
      <w:pPr>
        <w:pStyle w:val="CommentText"/>
      </w:pPr>
      <w:r>
        <w:rPr>
          <w:rFonts w:ascii="Georgia" w:hAnsi="Georgia"/>
          <w:sz w:val="22"/>
          <w:szCs w:val="22"/>
        </w:rPr>
        <w:t xml:space="preserve">This is a very simplified example, but should provide some guidance.  </w:t>
      </w:r>
    </w:p>
  </w:comment>
  <w:comment w:id="60" w:author="Seitz" w:date="2025-03-06T20:11:00Z" w:initials="S">
    <w:p w14:paraId="329EDF20" w14:textId="681A4488" w:rsidR="00E47D88" w:rsidRDefault="00E47D88">
      <w:pPr>
        <w:pStyle w:val="CommentText"/>
      </w:pPr>
      <w:r>
        <w:rPr>
          <w:rStyle w:val="CommentReference"/>
        </w:rPr>
        <w:annotationRef/>
      </w:r>
      <w:r>
        <w:t xml:space="preserve">Are there references that you can add in here?  </w:t>
      </w:r>
    </w:p>
  </w:comment>
  <w:comment w:id="61" w:author="Seitz" w:date="2025-03-06T20:11:00Z" w:initials="S">
    <w:p w14:paraId="52C40AF8" w14:textId="5995DD98" w:rsidR="00E47D88" w:rsidRDefault="00E47D88">
      <w:pPr>
        <w:pStyle w:val="CommentText"/>
      </w:pPr>
      <w:r>
        <w:rPr>
          <w:rStyle w:val="CommentReference"/>
        </w:rPr>
        <w:annotationRef/>
      </w:r>
      <w:r>
        <w:t xml:space="preserve">This could be condensed into the previous paragraph.  </w:t>
      </w:r>
    </w:p>
  </w:comment>
  <w:comment w:id="62" w:author="Seitz" w:date="2025-03-06T20:12:00Z" w:initials="S">
    <w:p w14:paraId="65630195" w14:textId="65E0D1B3" w:rsidR="00E47D88" w:rsidRDefault="00E47D88">
      <w:pPr>
        <w:pStyle w:val="CommentText"/>
      </w:pPr>
      <w:r>
        <w:rPr>
          <w:rStyle w:val="CommentReference"/>
        </w:rPr>
        <w:annotationRef/>
      </w:r>
      <w:r>
        <w:t xml:space="preserve">I would think about moving this so it is at the start of this section.  I could go either way.  </w:t>
      </w:r>
    </w:p>
  </w:comment>
  <w:comment w:id="63" w:author="Seitz" w:date="2025-03-06T20:13:00Z" w:initials="S">
    <w:p w14:paraId="7CD9A541" w14:textId="744709D9" w:rsidR="00E47D88" w:rsidRDefault="00E47D88">
      <w:pPr>
        <w:pStyle w:val="CommentText"/>
      </w:pPr>
      <w:r>
        <w:rPr>
          <w:rStyle w:val="CommentReference"/>
        </w:rPr>
        <w:annotationRef/>
      </w:r>
      <w:r>
        <w:t xml:space="preserve">This is methods. </w:t>
      </w:r>
    </w:p>
  </w:comment>
  <w:comment w:id="64" w:author="Seitz" w:date="2025-03-06T20:13:00Z" w:initials="S">
    <w:p w14:paraId="6451BCB2" w14:textId="72473ECF" w:rsidR="00E47D88" w:rsidRDefault="00E47D88">
      <w:pPr>
        <w:pStyle w:val="CommentText"/>
      </w:pPr>
      <w:r>
        <w:rPr>
          <w:rStyle w:val="CommentReference"/>
        </w:rPr>
        <w:annotationRef/>
      </w:r>
      <w:r>
        <w:t xml:space="preserve">This is results, but could be mentioned again here. I could go either way. </w:t>
      </w:r>
    </w:p>
  </w:comment>
  <w:comment w:id="65" w:author="Seitz" w:date="2025-03-06T20:14:00Z" w:initials="S">
    <w:p w14:paraId="32417A78" w14:textId="7B30162A" w:rsidR="00E47D88" w:rsidRDefault="00E47D88">
      <w:pPr>
        <w:pStyle w:val="CommentText"/>
      </w:pPr>
      <w:r>
        <w:rPr>
          <w:rStyle w:val="CommentReference"/>
        </w:rPr>
        <w:annotationRef/>
      </w:r>
      <w:r>
        <w:t xml:space="preserve">What kind of variability? In depth?  </w:t>
      </w:r>
    </w:p>
  </w:comment>
  <w:comment w:id="66" w:author="Seitz" w:date="2025-03-06T20:15:00Z" w:initials="S">
    <w:p w14:paraId="7ECF44F6" w14:textId="60355F0E" w:rsidR="00E47D88" w:rsidRDefault="00E47D88">
      <w:pPr>
        <w:pStyle w:val="CommentText"/>
      </w:pPr>
      <w:r>
        <w:rPr>
          <w:rStyle w:val="CommentReference"/>
        </w:rPr>
        <w:annotationRef/>
      </w:r>
      <w:r>
        <w:t xml:space="preserve">This needs development.  </w:t>
      </w:r>
    </w:p>
  </w:comment>
  <w:comment w:id="67" w:author="Seitz" w:date="2025-03-06T20:15:00Z" w:initials="S">
    <w:p w14:paraId="7A8C7818" w14:textId="7FAEB457" w:rsidR="00E47D88" w:rsidRDefault="00E47D88">
      <w:pPr>
        <w:pStyle w:val="CommentText"/>
      </w:pPr>
      <w:r>
        <w:rPr>
          <w:rStyle w:val="CommentReference"/>
        </w:rPr>
        <w:annotationRef/>
      </w:r>
      <w:r>
        <w:t xml:space="preserve">What are these differences? </w:t>
      </w:r>
    </w:p>
  </w:comment>
  <w:comment w:id="68" w:author="Seitz" w:date="2025-03-06T20:15:00Z" w:initials="S">
    <w:p w14:paraId="6C4974A0" w14:textId="3CD029F0" w:rsidR="00E47D88" w:rsidRDefault="00E47D88">
      <w:pPr>
        <w:pStyle w:val="CommentText"/>
      </w:pPr>
      <w:r>
        <w:rPr>
          <w:rStyle w:val="CommentReference"/>
        </w:rPr>
        <w:annotationRef/>
      </w:r>
      <w:r>
        <w:t>What is the pattern?</w:t>
      </w:r>
    </w:p>
  </w:comment>
  <w:comment w:id="69" w:author="Seitz" w:date="2025-03-06T20:16:00Z" w:initials="S">
    <w:p w14:paraId="18E5BD13" w14:textId="0D1B5C64" w:rsidR="00E47D88" w:rsidRDefault="00E47D88">
      <w:pPr>
        <w:pStyle w:val="CommentText"/>
      </w:pPr>
      <w:r>
        <w:rPr>
          <w:rStyle w:val="CommentReference"/>
        </w:rPr>
        <w:annotationRef/>
      </w:r>
      <w:r>
        <w:t xml:space="preserve">Do you mean that the fish near Yakutat tend to occupy shallower water and show more variability than fish near </w:t>
      </w:r>
      <w:r>
        <w:t xml:space="preserve">Chignik?  </w:t>
      </w:r>
    </w:p>
  </w:comment>
  <w:comment w:id="70" w:author="Seitz" w:date="2025-03-06T20:16:00Z" w:initials="S">
    <w:p w14:paraId="2C0B6C27" w14:textId="273CB7BA" w:rsidR="00EB5961" w:rsidRDefault="00EB5961">
      <w:pPr>
        <w:pStyle w:val="CommentText"/>
      </w:pPr>
      <w:r>
        <w:rPr>
          <w:rStyle w:val="CommentReference"/>
        </w:rPr>
        <w:annotationRef/>
      </w:r>
      <w:r>
        <w:t xml:space="preserve">In occupied depths?  It would be good to talk about these model predictions in terms of fish behavior.  </w:t>
      </w:r>
    </w:p>
  </w:comment>
  <w:comment w:id="71" w:author="Seitz" w:date="2025-03-06T20:17:00Z" w:initials="S">
    <w:p w14:paraId="5F611EFA" w14:textId="75A69B7F" w:rsidR="00EB5961" w:rsidRDefault="00EB5961">
      <w:pPr>
        <w:pStyle w:val="CommentText"/>
      </w:pPr>
      <w:r>
        <w:rPr>
          <w:rStyle w:val="CommentReference"/>
        </w:rPr>
        <w:annotationRef/>
      </w:r>
      <w:r>
        <w:t xml:space="preserve">What are these?  </w:t>
      </w:r>
    </w:p>
  </w:comment>
  <w:comment w:id="72" w:author="Seitz" w:date="2025-03-06T20:18:00Z" w:initials="S">
    <w:p w14:paraId="13A8407D" w14:textId="725DCC09" w:rsidR="00EB5961" w:rsidRDefault="00EB5961">
      <w:pPr>
        <w:pStyle w:val="CommentText"/>
      </w:pPr>
      <w:r>
        <w:rPr>
          <w:rStyle w:val="CommentReference"/>
        </w:rPr>
        <w:annotationRef/>
      </w:r>
      <w:r>
        <w:t xml:space="preserve">This is a BIG finding.  This concept should not be buried towards the end of the section.  When writing a discussion section, I like to start with the BIG finding, then support it with evidence.  You have this information, but it could be rearranged.  </w:t>
      </w:r>
    </w:p>
  </w:comment>
  <w:comment w:id="73" w:author="Seitz" w:date="2025-03-06T20:20:00Z" w:initials="S">
    <w:p w14:paraId="1369704E" w14:textId="3A08B5AE" w:rsidR="00EB5961" w:rsidRDefault="00EB5961">
      <w:pPr>
        <w:pStyle w:val="CommentText"/>
      </w:pPr>
      <w:r>
        <w:rPr>
          <w:rStyle w:val="CommentReference"/>
        </w:rPr>
        <w:annotationRef/>
      </w:r>
      <w:r>
        <w:t>I would shy away from “optimal” fishing locations because that will be heavily dependent on Pollock abundance too.  So basically, people are trying to make money by catching as much Pollock as fast as possible, while avoiding Chinook like the plague.  So a key part of optimal is that denominator, and you have not addressed that.  I think this paper should shy away from Pollock fishing per se, and focus on the model and understanding Chinook salmon.</w:t>
      </w:r>
    </w:p>
  </w:comment>
  <w:comment w:id="74" w:author="Seitz" w:date="2025-03-06T20:23:00Z" w:initials="S">
    <w:p w14:paraId="6A46797E" w14:textId="6C5728ED" w:rsidR="00EB5961" w:rsidRDefault="00EB5961">
      <w:pPr>
        <w:pStyle w:val="CommentText"/>
      </w:pPr>
      <w:r>
        <w:rPr>
          <w:rStyle w:val="CommentReference"/>
        </w:rPr>
        <w:annotationRef/>
      </w:r>
      <w:r>
        <w:t xml:space="preserve">Instead of starting with a result, start with the implication/interpretation, then build the evidence to support that implication.  </w:t>
      </w:r>
    </w:p>
  </w:comment>
  <w:comment w:id="75" w:author="Seitz" w:date="2025-03-06T20:22:00Z" w:initials="S">
    <w:p w14:paraId="7B2EA4FB" w14:textId="5CFCD364" w:rsidR="00EB5961" w:rsidRDefault="00EB5961">
      <w:pPr>
        <w:pStyle w:val="CommentText"/>
      </w:pPr>
      <w:r>
        <w:rPr>
          <w:rStyle w:val="CommentReference"/>
        </w:rPr>
        <w:annotationRef/>
      </w:r>
      <w:r>
        <w:t xml:space="preserve">Minimum </w:t>
      </w:r>
      <w:r>
        <w:t xml:space="preserve">whats?  </w:t>
      </w:r>
    </w:p>
  </w:comment>
  <w:comment w:id="76" w:author="Seitz" w:date="2025-03-06T20:24:00Z" w:initials="S">
    <w:p w14:paraId="66C9FB97" w14:textId="642F693C" w:rsidR="00EB5961" w:rsidRDefault="00EB5961">
      <w:pPr>
        <w:pStyle w:val="CommentText"/>
      </w:pPr>
      <w:r>
        <w:rPr>
          <w:rStyle w:val="CommentReference"/>
        </w:rPr>
        <w:annotationRef/>
      </w:r>
      <w:r>
        <w:t xml:space="preserve">I think you should point out that understanding Chinook salmon is only half of the equation about reducing bycatch, with the other half being maximizing Pollock catch and $$$.  So to really understand the issue, you would need to dig into Pollock fishing practices.  </w:t>
      </w:r>
    </w:p>
  </w:comment>
  <w:comment w:id="77" w:author="Seitz" w:date="2025-03-06T20:26:00Z" w:initials="S">
    <w:p w14:paraId="09E51C1C" w14:textId="598A8FB6" w:rsidR="00EB5961" w:rsidRDefault="00EB5961">
      <w:pPr>
        <w:pStyle w:val="CommentText"/>
      </w:pPr>
      <w:r>
        <w:rPr>
          <w:rStyle w:val="CommentReference"/>
        </w:rPr>
        <w:annotationRef/>
      </w:r>
      <w:r>
        <w:t xml:space="preserve">Oh perfect.  I think this should be developed though.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7053A8" w15:done="0"/>
  <w15:commentEx w15:paraId="7605FE8E" w15:done="0"/>
  <w15:commentEx w15:paraId="3C5E3244" w15:done="0"/>
  <w15:commentEx w15:paraId="64E30DB3" w15:done="0"/>
  <w15:commentEx w15:paraId="0BF95275" w15:done="0"/>
  <w15:commentEx w15:paraId="6D013026" w15:done="0"/>
  <w15:commentEx w15:paraId="27307943" w15:done="0"/>
  <w15:commentEx w15:paraId="4E4D6D64" w15:done="0"/>
  <w15:commentEx w15:paraId="7BD4EC1E" w15:done="0"/>
  <w15:commentEx w15:paraId="2545C5F6" w15:done="0"/>
  <w15:commentEx w15:paraId="7E8619F3" w15:done="0"/>
  <w15:commentEx w15:paraId="1DC17CF4" w15:done="0"/>
  <w15:commentEx w15:paraId="3D3089DF" w15:done="0"/>
  <w15:commentEx w15:paraId="1B4B8CCC" w15:done="0"/>
  <w15:commentEx w15:paraId="1219BD67" w15:done="0"/>
  <w15:commentEx w15:paraId="2280ED45" w15:done="0"/>
  <w15:commentEx w15:paraId="28649D5C" w15:done="0"/>
  <w15:commentEx w15:paraId="3AB5ABFD" w15:done="0"/>
  <w15:commentEx w15:paraId="495C6D17" w15:done="0"/>
  <w15:commentEx w15:paraId="26C66D43" w15:done="0"/>
  <w15:commentEx w15:paraId="5CE350D6" w15:done="0"/>
  <w15:commentEx w15:paraId="6378E715" w15:done="0"/>
  <w15:commentEx w15:paraId="44AB4688" w15:done="0"/>
  <w15:commentEx w15:paraId="21629376" w15:done="0"/>
  <w15:commentEx w15:paraId="73D9A7CC" w15:done="0"/>
  <w15:commentEx w15:paraId="11CF0201" w15:done="0"/>
  <w15:commentEx w15:paraId="265F8B78" w15:done="0"/>
  <w15:commentEx w15:paraId="595A7F92" w15:done="0"/>
  <w15:commentEx w15:paraId="7C70DED3" w15:done="0"/>
  <w15:commentEx w15:paraId="2020B5EC" w15:done="0"/>
  <w15:commentEx w15:paraId="041CD217" w15:done="0"/>
  <w15:commentEx w15:paraId="01B18ADE" w15:done="0"/>
  <w15:commentEx w15:paraId="10CC4B02" w15:done="0"/>
  <w15:commentEx w15:paraId="40FA9FC2" w15:done="0"/>
  <w15:commentEx w15:paraId="6961F531" w15:done="0"/>
  <w15:commentEx w15:paraId="2A74E48A" w15:done="0"/>
  <w15:commentEx w15:paraId="079F7C8A" w15:done="0"/>
  <w15:commentEx w15:paraId="6E76DE71" w15:done="0"/>
  <w15:commentEx w15:paraId="7971A4C8" w15:done="0"/>
  <w15:commentEx w15:paraId="3EF9688D" w15:done="0"/>
  <w15:commentEx w15:paraId="5AF80FC3" w15:done="0"/>
  <w15:commentEx w15:paraId="197B5CEF" w15:done="0"/>
  <w15:commentEx w15:paraId="329EDF20" w15:done="0"/>
  <w15:commentEx w15:paraId="52C40AF8" w15:done="0"/>
  <w15:commentEx w15:paraId="65630195" w15:done="0"/>
  <w15:commentEx w15:paraId="7CD9A541" w15:done="0"/>
  <w15:commentEx w15:paraId="6451BCB2" w15:done="0"/>
  <w15:commentEx w15:paraId="32417A78" w15:done="0"/>
  <w15:commentEx w15:paraId="7ECF44F6" w15:done="0"/>
  <w15:commentEx w15:paraId="7A8C7818" w15:done="0"/>
  <w15:commentEx w15:paraId="6C4974A0" w15:done="0"/>
  <w15:commentEx w15:paraId="18E5BD13" w15:done="0"/>
  <w15:commentEx w15:paraId="2C0B6C27" w15:done="0"/>
  <w15:commentEx w15:paraId="5F611EFA" w15:done="0"/>
  <w15:commentEx w15:paraId="13A8407D" w15:done="0"/>
  <w15:commentEx w15:paraId="1369704E" w15:done="0"/>
  <w15:commentEx w15:paraId="6A46797E" w15:done="0"/>
  <w15:commentEx w15:paraId="7B2EA4FB" w15:done="0"/>
  <w15:commentEx w15:paraId="66C9FB97" w15:done="0"/>
  <w15:commentEx w15:paraId="09E51C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7053A8" w16cid:durableId="627053A8"/>
  <w16cid:commentId w16cid:paraId="7605FE8E" w16cid:durableId="7605FE8E"/>
  <w16cid:commentId w16cid:paraId="3C5E3244" w16cid:durableId="3C5E3244"/>
  <w16cid:commentId w16cid:paraId="64E30DB3" w16cid:durableId="64E30DB3"/>
  <w16cid:commentId w16cid:paraId="0BF95275" w16cid:durableId="0BF95275"/>
  <w16cid:commentId w16cid:paraId="6D013026" w16cid:durableId="6D013026"/>
  <w16cid:commentId w16cid:paraId="27307943" w16cid:durableId="27307943"/>
  <w16cid:commentId w16cid:paraId="4E4D6D64" w16cid:durableId="4E4D6D64"/>
  <w16cid:commentId w16cid:paraId="7BD4EC1E" w16cid:durableId="7BD4EC1E"/>
  <w16cid:commentId w16cid:paraId="2545C5F6" w16cid:durableId="2545C5F6"/>
  <w16cid:commentId w16cid:paraId="7E8619F3" w16cid:durableId="7E8619F3"/>
  <w16cid:commentId w16cid:paraId="1DC17CF4" w16cid:durableId="1DC17CF4"/>
  <w16cid:commentId w16cid:paraId="3D3089DF" w16cid:durableId="3D3089DF"/>
  <w16cid:commentId w16cid:paraId="1B4B8CCC" w16cid:durableId="1B4B8CCC"/>
  <w16cid:commentId w16cid:paraId="1219BD67" w16cid:durableId="1219BD67"/>
  <w16cid:commentId w16cid:paraId="2280ED45" w16cid:durableId="2280ED45"/>
  <w16cid:commentId w16cid:paraId="28649D5C" w16cid:durableId="28649D5C"/>
  <w16cid:commentId w16cid:paraId="3AB5ABFD" w16cid:durableId="3AB5ABFD"/>
  <w16cid:commentId w16cid:paraId="495C6D17" w16cid:durableId="495C6D17"/>
  <w16cid:commentId w16cid:paraId="26C66D43" w16cid:durableId="26C66D43"/>
  <w16cid:commentId w16cid:paraId="5CE350D6" w16cid:durableId="5CE350D6"/>
  <w16cid:commentId w16cid:paraId="6378E715" w16cid:durableId="6378E715"/>
  <w16cid:commentId w16cid:paraId="44AB4688" w16cid:durableId="44AB4688"/>
  <w16cid:commentId w16cid:paraId="21629376" w16cid:durableId="21629376"/>
  <w16cid:commentId w16cid:paraId="73D9A7CC" w16cid:durableId="73D9A7CC"/>
  <w16cid:commentId w16cid:paraId="11CF0201" w16cid:durableId="11CF0201"/>
  <w16cid:commentId w16cid:paraId="265F8B78" w16cid:durableId="265F8B78"/>
  <w16cid:commentId w16cid:paraId="595A7F92" w16cid:durableId="595A7F92"/>
  <w16cid:commentId w16cid:paraId="7C70DED3" w16cid:durableId="7C70DED3"/>
  <w16cid:commentId w16cid:paraId="2020B5EC" w16cid:durableId="2020B5EC"/>
  <w16cid:commentId w16cid:paraId="041CD217" w16cid:durableId="041CD217"/>
  <w16cid:commentId w16cid:paraId="01B18ADE" w16cid:durableId="01B18ADE"/>
  <w16cid:commentId w16cid:paraId="10CC4B02" w16cid:durableId="10CC4B02"/>
  <w16cid:commentId w16cid:paraId="40FA9FC2" w16cid:durableId="40FA9FC2"/>
  <w16cid:commentId w16cid:paraId="6961F531" w16cid:durableId="6961F531"/>
  <w16cid:commentId w16cid:paraId="2A74E48A" w16cid:durableId="2A74E48A"/>
  <w16cid:commentId w16cid:paraId="079F7C8A" w16cid:durableId="079F7C8A"/>
  <w16cid:commentId w16cid:paraId="6E76DE71" w16cid:durableId="6E76DE71"/>
  <w16cid:commentId w16cid:paraId="7971A4C8" w16cid:durableId="7971A4C8"/>
  <w16cid:commentId w16cid:paraId="3EF9688D" w16cid:durableId="3EF9688D"/>
  <w16cid:commentId w16cid:paraId="5AF80FC3" w16cid:durableId="5AF80FC3"/>
  <w16cid:commentId w16cid:paraId="197B5CEF" w16cid:durableId="197B5CEF"/>
  <w16cid:commentId w16cid:paraId="329EDF20" w16cid:durableId="329EDF20"/>
  <w16cid:commentId w16cid:paraId="52C40AF8" w16cid:durableId="52C40AF8"/>
  <w16cid:commentId w16cid:paraId="65630195" w16cid:durableId="65630195"/>
  <w16cid:commentId w16cid:paraId="7CD9A541" w16cid:durableId="7CD9A541"/>
  <w16cid:commentId w16cid:paraId="6451BCB2" w16cid:durableId="6451BCB2"/>
  <w16cid:commentId w16cid:paraId="32417A78" w16cid:durableId="32417A78"/>
  <w16cid:commentId w16cid:paraId="7ECF44F6" w16cid:durableId="7ECF44F6"/>
  <w16cid:commentId w16cid:paraId="7A8C7818" w16cid:durableId="7A8C7818"/>
  <w16cid:commentId w16cid:paraId="6C4974A0" w16cid:durableId="6C4974A0"/>
  <w16cid:commentId w16cid:paraId="18E5BD13" w16cid:durableId="18E5BD13"/>
  <w16cid:commentId w16cid:paraId="2C0B6C27" w16cid:durableId="2C0B6C27"/>
  <w16cid:commentId w16cid:paraId="5F611EFA" w16cid:durableId="5F611EFA"/>
  <w16cid:commentId w16cid:paraId="13A8407D" w16cid:durableId="13A8407D"/>
  <w16cid:commentId w16cid:paraId="1369704E" w16cid:durableId="1369704E"/>
  <w16cid:commentId w16cid:paraId="6A46797E" w16cid:durableId="6A46797E"/>
  <w16cid:commentId w16cid:paraId="7B2EA4FB" w16cid:durableId="7B2EA4FB"/>
  <w16cid:commentId w16cid:paraId="66C9FB97" w16cid:durableId="66C9FB97"/>
  <w16cid:commentId w16cid:paraId="09E51C1C" w16cid:durableId="09E51C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00933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eitz">
    <w15:presenceInfo w15:providerId="None" w15:userId="Se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10C"/>
    <w:rsid w:val="000060D3"/>
    <w:rsid w:val="000304F3"/>
    <w:rsid w:val="00047F35"/>
    <w:rsid w:val="000557B1"/>
    <w:rsid w:val="00073029"/>
    <w:rsid w:val="00095ACB"/>
    <w:rsid w:val="000B248F"/>
    <w:rsid w:val="000C0463"/>
    <w:rsid w:val="000E5445"/>
    <w:rsid w:val="000F059F"/>
    <w:rsid w:val="000F5277"/>
    <w:rsid w:val="00103E91"/>
    <w:rsid w:val="001123FF"/>
    <w:rsid w:val="00116839"/>
    <w:rsid w:val="0012377A"/>
    <w:rsid w:val="00164D14"/>
    <w:rsid w:val="001750DF"/>
    <w:rsid w:val="00191B8E"/>
    <w:rsid w:val="001B7883"/>
    <w:rsid w:val="001E6E51"/>
    <w:rsid w:val="00216488"/>
    <w:rsid w:val="00225498"/>
    <w:rsid w:val="002637DD"/>
    <w:rsid w:val="00291A42"/>
    <w:rsid w:val="002A678B"/>
    <w:rsid w:val="002B17C9"/>
    <w:rsid w:val="002E5B51"/>
    <w:rsid w:val="00304460"/>
    <w:rsid w:val="00340145"/>
    <w:rsid w:val="003435FD"/>
    <w:rsid w:val="00344AB0"/>
    <w:rsid w:val="003666CF"/>
    <w:rsid w:val="00396FEA"/>
    <w:rsid w:val="003D594A"/>
    <w:rsid w:val="004070FE"/>
    <w:rsid w:val="004200BF"/>
    <w:rsid w:val="0044168C"/>
    <w:rsid w:val="004823D1"/>
    <w:rsid w:val="00483314"/>
    <w:rsid w:val="004D3325"/>
    <w:rsid w:val="004D50A3"/>
    <w:rsid w:val="004E53AE"/>
    <w:rsid w:val="005061CD"/>
    <w:rsid w:val="005214E6"/>
    <w:rsid w:val="0054028C"/>
    <w:rsid w:val="00551242"/>
    <w:rsid w:val="00554E7A"/>
    <w:rsid w:val="00560677"/>
    <w:rsid w:val="005907AA"/>
    <w:rsid w:val="005C0E7A"/>
    <w:rsid w:val="005D4082"/>
    <w:rsid w:val="00602604"/>
    <w:rsid w:val="0061445B"/>
    <w:rsid w:val="006567CD"/>
    <w:rsid w:val="00662B24"/>
    <w:rsid w:val="0068025F"/>
    <w:rsid w:val="006B3CA7"/>
    <w:rsid w:val="006B4E0F"/>
    <w:rsid w:val="006E7DFF"/>
    <w:rsid w:val="006F2FFA"/>
    <w:rsid w:val="00756BE6"/>
    <w:rsid w:val="00776909"/>
    <w:rsid w:val="0078655F"/>
    <w:rsid w:val="007B0240"/>
    <w:rsid w:val="007C0243"/>
    <w:rsid w:val="007F39F7"/>
    <w:rsid w:val="007F597F"/>
    <w:rsid w:val="00806C48"/>
    <w:rsid w:val="008576B1"/>
    <w:rsid w:val="00862CCF"/>
    <w:rsid w:val="008703FC"/>
    <w:rsid w:val="00870B0A"/>
    <w:rsid w:val="009223AB"/>
    <w:rsid w:val="0096540C"/>
    <w:rsid w:val="00967F22"/>
    <w:rsid w:val="00974689"/>
    <w:rsid w:val="00974AAC"/>
    <w:rsid w:val="009A5A51"/>
    <w:rsid w:val="009E026C"/>
    <w:rsid w:val="00A15EB4"/>
    <w:rsid w:val="00AA2B2E"/>
    <w:rsid w:val="00AD40AD"/>
    <w:rsid w:val="00B109ED"/>
    <w:rsid w:val="00B10E0F"/>
    <w:rsid w:val="00B11627"/>
    <w:rsid w:val="00B56D9A"/>
    <w:rsid w:val="00BA0EC8"/>
    <w:rsid w:val="00BC41B4"/>
    <w:rsid w:val="00BE0593"/>
    <w:rsid w:val="00C25772"/>
    <w:rsid w:val="00C460C0"/>
    <w:rsid w:val="00CA3AB6"/>
    <w:rsid w:val="00CC101D"/>
    <w:rsid w:val="00CF5826"/>
    <w:rsid w:val="00CF610C"/>
    <w:rsid w:val="00D02CA4"/>
    <w:rsid w:val="00D20379"/>
    <w:rsid w:val="00D35193"/>
    <w:rsid w:val="00D40BA5"/>
    <w:rsid w:val="00D74334"/>
    <w:rsid w:val="00D91F26"/>
    <w:rsid w:val="00DB6747"/>
    <w:rsid w:val="00DC5941"/>
    <w:rsid w:val="00E00FE5"/>
    <w:rsid w:val="00E313F4"/>
    <w:rsid w:val="00E47D88"/>
    <w:rsid w:val="00E50EBF"/>
    <w:rsid w:val="00E84300"/>
    <w:rsid w:val="00EA79C3"/>
    <w:rsid w:val="00EB32B9"/>
    <w:rsid w:val="00EB5961"/>
    <w:rsid w:val="00ED0FBE"/>
    <w:rsid w:val="00EE612F"/>
    <w:rsid w:val="00F00F92"/>
    <w:rsid w:val="00F328F0"/>
    <w:rsid w:val="00F34CE8"/>
    <w:rsid w:val="00F76C97"/>
    <w:rsid w:val="00F94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customStyle="1" w:styleId="UnresolvedMention1">
    <w:name w:val="Unresolved Mention1"/>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 w:type="character" w:styleId="CommentReference">
    <w:name w:val="annotation reference"/>
    <w:basedOn w:val="DefaultParagraphFont"/>
    <w:uiPriority w:val="99"/>
    <w:semiHidden/>
    <w:unhideWhenUsed/>
    <w:rsid w:val="002637DD"/>
    <w:rPr>
      <w:sz w:val="16"/>
      <w:szCs w:val="16"/>
    </w:rPr>
  </w:style>
  <w:style w:type="paragraph" w:styleId="CommentText">
    <w:name w:val="annotation text"/>
    <w:basedOn w:val="Normal"/>
    <w:link w:val="CommentTextChar"/>
    <w:uiPriority w:val="99"/>
    <w:semiHidden/>
    <w:unhideWhenUsed/>
    <w:rsid w:val="002637DD"/>
    <w:rPr>
      <w:sz w:val="20"/>
      <w:szCs w:val="20"/>
    </w:rPr>
  </w:style>
  <w:style w:type="character" w:customStyle="1" w:styleId="CommentTextChar">
    <w:name w:val="Comment Text Char"/>
    <w:basedOn w:val="DefaultParagraphFont"/>
    <w:link w:val="CommentText"/>
    <w:uiPriority w:val="99"/>
    <w:semiHidden/>
    <w:rsid w:val="002637DD"/>
    <w:rPr>
      <w:sz w:val="20"/>
      <w:szCs w:val="20"/>
    </w:rPr>
  </w:style>
  <w:style w:type="paragraph" w:styleId="CommentSubject">
    <w:name w:val="annotation subject"/>
    <w:basedOn w:val="CommentText"/>
    <w:next w:val="CommentText"/>
    <w:link w:val="CommentSubjectChar"/>
    <w:uiPriority w:val="99"/>
    <w:semiHidden/>
    <w:unhideWhenUsed/>
    <w:rsid w:val="002637DD"/>
    <w:rPr>
      <w:b/>
      <w:bCs/>
    </w:rPr>
  </w:style>
  <w:style w:type="character" w:customStyle="1" w:styleId="CommentSubjectChar">
    <w:name w:val="Comment Subject Char"/>
    <w:basedOn w:val="CommentTextChar"/>
    <w:link w:val="CommentSubject"/>
    <w:uiPriority w:val="99"/>
    <w:semiHidden/>
    <w:rsid w:val="002637DD"/>
    <w:rPr>
      <w:b/>
      <w:bCs/>
      <w:sz w:val="20"/>
      <w:szCs w:val="20"/>
    </w:rPr>
  </w:style>
  <w:style w:type="paragraph" w:styleId="BalloonText">
    <w:name w:val="Balloon Text"/>
    <w:basedOn w:val="Normal"/>
    <w:link w:val="BalloonTextChar"/>
    <w:uiPriority w:val="99"/>
    <w:semiHidden/>
    <w:unhideWhenUsed/>
    <w:rsid w:val="002637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7DD"/>
    <w:rPr>
      <w:rFonts w:ascii="Segoe UI" w:hAnsi="Segoe UI" w:cs="Segoe UI"/>
      <w:sz w:val="18"/>
      <w:szCs w:val="18"/>
    </w:rPr>
  </w:style>
  <w:style w:type="character" w:styleId="FollowedHyperlink">
    <w:name w:val="FollowedHyperlink"/>
    <w:basedOn w:val="DefaultParagraphFont"/>
    <w:uiPriority w:val="99"/>
    <w:semiHidden/>
    <w:unhideWhenUsed/>
    <w:rsid w:val="002637DD"/>
    <w:rPr>
      <w:color w:val="96607D" w:themeColor="followedHyperlink"/>
      <w:u w:val="single"/>
    </w:rPr>
  </w:style>
  <w:style w:type="paragraph" w:styleId="Revision">
    <w:name w:val="Revision"/>
    <w:hidden/>
    <w:uiPriority w:val="99"/>
    <w:semiHidden/>
    <w:rsid w:val="00006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orthernjournal.com/two-kodiak-trawlers-caught-2-000-king-salmon-now-a-whole-fishery-is-closed-2/" TargetMode="External"/><Relationship Id="rId2" Type="http://schemas.openxmlformats.org/officeDocument/2006/relationships/hyperlink" Target="https://www.seattletimes.com/seattle-news/climate-lab/nearly-20000-chinook-salmon-bycatch-shuts-down-alaska-trawl-fishery/" TargetMode="External"/><Relationship Id="rId1" Type="http://schemas.openxmlformats.org/officeDocument/2006/relationships/hyperlink" Target="https://www.npfmc.org/library/safe-reports/" TargetMode="External"/><Relationship Id="rId5" Type="http://schemas.openxmlformats.org/officeDocument/2006/relationships/hyperlink" Target="https://navymarinespeciesmonitoring.us/files/7217/1319/8943/Seitz_and_Courtney_2024_Telemetry_and_Genetic_Identity_of_Chinook_Salmon_in_AK.pdf" TargetMode="External"/><Relationship Id="rId4" Type="http://schemas.openxmlformats.org/officeDocument/2006/relationships/hyperlink" Target="https://www.int-res.com/abstracts/meps/v744/p133-146/"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86/s40462-024-00464-y" TargetMode="External"/><Relationship Id="rId3" Type="http://schemas.openxmlformats.org/officeDocument/2006/relationships/settings" Target="settings.xml"/><Relationship Id="rId21" Type="http://schemas.openxmlformats.org/officeDocument/2006/relationships/hyperlink" Target="https://doi.org/10.1890/11-1319.1" TargetMode="Externa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0641-021-01083-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577/1548-8659(1995)124%3c0159:MVDOJC%3e2.3.CO;2"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hyperlink" Target="https://doi.org/10.1007/s10641-019-00889-0" TargetMode="External"/><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hyperlink" Target="https://doi.org/10.1186/s40317-016-0116-5" TargetMode="External"/><Relationship Id="rId28" Type="http://schemas.openxmlformats.org/officeDocument/2006/relationships/hyperlink" Target="https://www.npfmc.org" TargetMode="Externa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dfg.alaska.gov/index.cfm?adfg=walleyepollock.printerfriendly" TargetMode="External"/><Relationship Id="rId27" Type="http://schemas.openxmlformats.org/officeDocument/2006/relationships/hyperlink" Target="https://doi.org/10.1126/sciadv.aar30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5555</Words>
  <Characters>31664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cp:revision>
  <dcterms:created xsi:type="dcterms:W3CDTF">2025-03-22T14:10:00Z</dcterms:created>
  <dcterms:modified xsi:type="dcterms:W3CDTF">2025-03-22T14:10:00Z</dcterms:modified>
</cp:coreProperties>
</file>