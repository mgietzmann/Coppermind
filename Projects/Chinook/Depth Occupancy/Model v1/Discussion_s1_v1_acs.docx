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9864D53" w14:textId="096F2850" w:rsidR="002F222A" w:rsidRPr="002F222A" w:rsidRDefault="002F222A" w:rsidP="002F222A">
      <w:pPr>
        <w:rPr>
          <w:rFonts w:ascii="Georgia" w:hAnsi="Georgia"/>
          <w:sz w:val="22"/>
          <w:szCs w:val="22"/>
        </w:rPr>
      </w:pPr>
      <w:r w:rsidRPr="002F222A">
        <w:rPr>
          <w:rFonts w:ascii="Georgia" w:hAnsi="Georgia"/>
          <w:sz w:val="22"/>
          <w:szCs w:val="22"/>
        </w:rPr>
        <w:t xml:space="preserve">By applying probabilistic deep learning to a multiyear tagging dataset, we uncovered fine-scale patterns in Chinook salmon depth occupancy that extend and clarify earlier </w:t>
      </w:r>
      <w:commentRangeStart w:id="0"/>
      <w:r w:rsidRPr="002F222A">
        <w:rPr>
          <w:rFonts w:ascii="Georgia" w:hAnsi="Georgia"/>
          <w:sz w:val="22"/>
          <w:szCs w:val="22"/>
        </w:rPr>
        <w:t>findings</w:t>
      </w:r>
      <w:commentRangeEnd w:id="0"/>
      <w:r w:rsidR="00671608">
        <w:rPr>
          <w:rStyle w:val="CommentReference"/>
        </w:rPr>
        <w:commentReference w:id="0"/>
      </w:r>
      <w:r w:rsidRPr="002F222A">
        <w:rPr>
          <w:rFonts w:ascii="Georgia" w:hAnsi="Georgia"/>
          <w:sz w:val="22"/>
          <w:szCs w:val="22"/>
        </w:rPr>
        <w:t>.</w:t>
      </w:r>
    </w:p>
    <w:p w14:paraId="56CC0FBB" w14:textId="086A285C" w:rsidR="002F222A" w:rsidRPr="002F222A" w:rsidRDefault="002F222A" w:rsidP="002F222A">
      <w:pPr>
        <w:rPr>
          <w:rFonts w:ascii="Georgia" w:hAnsi="Georgia"/>
          <w:sz w:val="22"/>
          <w:szCs w:val="22"/>
        </w:rPr>
      </w:pPr>
      <w:r w:rsidRPr="002F222A">
        <w:rPr>
          <w:rFonts w:ascii="Georgia" w:hAnsi="Georgia"/>
          <w:sz w:val="22"/>
          <w:szCs w:val="22"/>
        </w:rPr>
        <w:t xml:space="preserve">First, the model was able to capture considerable variation in Chinook salmon behavior over the course of the year. </w:t>
      </w:r>
      <w:commentRangeStart w:id="1"/>
      <w:r w:rsidRPr="002F222A">
        <w:rPr>
          <w:rFonts w:ascii="Georgia" w:hAnsi="Georgia"/>
          <w:sz w:val="22"/>
          <w:szCs w:val="22"/>
        </w:rPr>
        <w:t>I</w:t>
      </w:r>
      <w:commentRangeEnd w:id="1"/>
      <w:r w:rsidR="00671608">
        <w:rPr>
          <w:rStyle w:val="CommentReference"/>
        </w:rPr>
        <w:commentReference w:id="1"/>
      </w:r>
      <w:r w:rsidRPr="002F222A">
        <w:rPr>
          <w:rFonts w:ascii="Georgia" w:hAnsi="Georgia"/>
          <w:sz w:val="22"/>
          <w:szCs w:val="22"/>
        </w:rPr>
        <w:t xml:space="preserve">n parallel with prior research (Arostegui, 2017) (Freshwater, 2024) we identified a pattern of deeper occupancy during the fall and winter as compared to spring and summer. However, by using a day-of-year feature like Freshwater et. al, we were able to identify the specific transitions between these two modes. Like Freshwater et. al we saw a dramatic shift at the end of September toward deeper water - a result that puts Chinook salmon deepest in mid to late fall rather than in winter. However, our results suggest a different pattern in the shift back toward shallower waters than that observed by Freshwater et. al. Specifically while they observed an </w:t>
      </w:r>
      <w:proofErr w:type="spellStart"/>
      <w:r w:rsidRPr="002F222A">
        <w:rPr>
          <w:rFonts w:ascii="Georgia" w:hAnsi="Georgia"/>
          <w:sz w:val="22"/>
          <w:szCs w:val="22"/>
        </w:rPr>
        <w:t>abrubt</w:t>
      </w:r>
      <w:proofErr w:type="spellEnd"/>
      <w:r w:rsidRPr="002F222A">
        <w:rPr>
          <w:rFonts w:ascii="Georgia" w:hAnsi="Georgia"/>
          <w:sz w:val="22"/>
          <w:szCs w:val="22"/>
        </w:rPr>
        <w:t xml:space="preserve"> shift in April we observed a consistent, gradual shift beginning in February and extending all the way through June. </w:t>
      </w:r>
    </w:p>
    <w:p w14:paraId="0AD80B8B" w14:textId="40276105" w:rsidR="002F222A" w:rsidRPr="002F222A" w:rsidRDefault="002F222A" w:rsidP="002F222A">
      <w:pPr>
        <w:rPr>
          <w:rFonts w:ascii="Georgia" w:hAnsi="Georgia"/>
          <w:sz w:val="22"/>
          <w:szCs w:val="22"/>
        </w:rPr>
      </w:pPr>
      <w:r w:rsidRPr="002F222A">
        <w:rPr>
          <w:rFonts w:ascii="Georgia" w:hAnsi="Georgia"/>
          <w:sz w:val="22"/>
          <w:szCs w:val="22"/>
        </w:rPr>
        <w:t xml:space="preserve">This </w:t>
      </w:r>
      <w:commentRangeStart w:id="2"/>
      <w:r w:rsidRPr="002F222A">
        <w:rPr>
          <w:rFonts w:ascii="Georgia" w:hAnsi="Georgia"/>
          <w:sz w:val="22"/>
          <w:szCs w:val="22"/>
        </w:rPr>
        <w:t xml:space="preserve">timeline </w:t>
      </w:r>
      <w:commentRangeEnd w:id="2"/>
      <w:r w:rsidR="00D96910">
        <w:rPr>
          <w:rStyle w:val="CommentReference"/>
        </w:rPr>
        <w:commentReference w:id="2"/>
      </w:r>
      <w:r w:rsidRPr="002F222A">
        <w:rPr>
          <w:rFonts w:ascii="Georgia" w:hAnsi="Georgia"/>
          <w:sz w:val="22"/>
          <w:szCs w:val="22"/>
        </w:rPr>
        <w:t>has considerable alignment with seasonal shifts in productivity in the Gulf of Alaska. Productivity is lowest in the GOA during the late fall and winter months due to wind driven mixing and short photoperiods (</w:t>
      </w:r>
      <w:proofErr w:type="spellStart"/>
      <w:r w:rsidRPr="002F222A">
        <w:rPr>
          <w:rFonts w:ascii="Georgia" w:hAnsi="Georgia"/>
          <w:sz w:val="22"/>
          <w:szCs w:val="22"/>
        </w:rPr>
        <w:t>Stabeno</w:t>
      </w:r>
      <w:proofErr w:type="spellEnd"/>
      <w:r w:rsidRPr="002F222A">
        <w:rPr>
          <w:rFonts w:ascii="Georgia" w:hAnsi="Georgia"/>
          <w:sz w:val="22"/>
          <w:szCs w:val="22"/>
        </w:rPr>
        <w:t xml:space="preserve">, 2004). This is the same period of time in which we observed Chinook salmon to be least likely to be near the surface. However, in the spring, as the photoperiod increases and mixing </w:t>
      </w:r>
      <w:del w:id="3" w:author="Seitz" w:date="2025-07-22T08:24:00Z">
        <w:r w:rsidRPr="002F222A" w:rsidDel="00D96910">
          <w:rPr>
            <w:rFonts w:ascii="Georgia" w:hAnsi="Georgia"/>
            <w:sz w:val="22"/>
            <w:szCs w:val="22"/>
          </w:rPr>
          <w:delText>lessens</w:delText>
        </w:r>
      </w:del>
      <w:ins w:id="4" w:author="Seitz" w:date="2025-07-22T08:24:00Z">
        <w:r w:rsidR="00D96910">
          <w:rPr>
            <w:rFonts w:ascii="Georgia" w:hAnsi="Georgia"/>
            <w:sz w:val="22"/>
            <w:szCs w:val="22"/>
          </w:rPr>
          <w:t>decreases</w:t>
        </w:r>
      </w:ins>
      <w:r w:rsidRPr="002F222A">
        <w:rPr>
          <w:rFonts w:ascii="Georgia" w:hAnsi="Georgia"/>
          <w:sz w:val="22"/>
          <w:szCs w:val="22"/>
        </w:rPr>
        <w:t xml:space="preserve">, a cascade of phytoplankton blooms begin that culminate in August. This </w:t>
      </w:r>
      <w:commentRangeStart w:id="5"/>
      <w:r w:rsidRPr="002F222A">
        <w:rPr>
          <w:rFonts w:ascii="Georgia" w:hAnsi="Georgia"/>
          <w:sz w:val="22"/>
          <w:szCs w:val="22"/>
        </w:rPr>
        <w:t xml:space="preserve">cascade lines up with the ramp in </w:t>
      </w:r>
      <w:commentRangeEnd w:id="5"/>
      <w:r w:rsidR="00D96910">
        <w:rPr>
          <w:rStyle w:val="CommentReference"/>
        </w:rPr>
        <w:commentReference w:id="5"/>
      </w:r>
      <w:r w:rsidRPr="002F222A">
        <w:rPr>
          <w:rFonts w:ascii="Georgia" w:hAnsi="Georgia"/>
          <w:sz w:val="22"/>
          <w:szCs w:val="22"/>
        </w:rPr>
        <w:t xml:space="preserve">Chinook salmon surface water occupancy that we observed. Then in August strong surface stratification sets in and stays around until October when winds begin to pick up again and mixing sets in - the same period in which we see Chinook salmon </w:t>
      </w:r>
      <w:del w:id="6" w:author="Seitz" w:date="2025-07-22T08:26:00Z">
        <w:r w:rsidRPr="002F222A" w:rsidDel="00D96910">
          <w:rPr>
            <w:rFonts w:ascii="Georgia" w:hAnsi="Georgia"/>
            <w:sz w:val="22"/>
            <w:szCs w:val="22"/>
          </w:rPr>
          <w:delText>head back</w:delText>
        </w:r>
      </w:del>
      <w:ins w:id="7" w:author="Seitz" w:date="2025-07-22T08:26:00Z">
        <w:r w:rsidR="00D96910">
          <w:rPr>
            <w:rFonts w:ascii="Georgia" w:hAnsi="Georgia"/>
            <w:sz w:val="22"/>
            <w:szCs w:val="22"/>
          </w:rPr>
          <w:t>return</w:t>
        </w:r>
      </w:ins>
      <w:r w:rsidRPr="002F222A">
        <w:rPr>
          <w:rFonts w:ascii="Georgia" w:hAnsi="Georgia"/>
          <w:sz w:val="22"/>
          <w:szCs w:val="22"/>
        </w:rPr>
        <w:t xml:space="preserve"> to deeper overall occupancy. </w:t>
      </w:r>
    </w:p>
    <w:p w14:paraId="27526557" w14:textId="32857AD8" w:rsidR="002F222A" w:rsidRPr="002F222A" w:rsidRDefault="002F222A" w:rsidP="002F222A">
      <w:pPr>
        <w:rPr>
          <w:rFonts w:ascii="Georgia" w:hAnsi="Georgia"/>
          <w:sz w:val="22"/>
          <w:szCs w:val="22"/>
        </w:rPr>
      </w:pPr>
      <w:commentRangeStart w:id="8"/>
      <w:r w:rsidRPr="002F222A">
        <w:rPr>
          <w:rFonts w:ascii="Georgia" w:hAnsi="Georgia"/>
          <w:sz w:val="22"/>
          <w:szCs w:val="22"/>
        </w:rPr>
        <w:t>In</w:t>
      </w:r>
      <w:commentRangeEnd w:id="8"/>
      <w:r w:rsidR="00D96910">
        <w:rPr>
          <w:rStyle w:val="CommentReference"/>
        </w:rPr>
        <w:commentReference w:id="8"/>
      </w:r>
      <w:r w:rsidRPr="002F222A">
        <w:rPr>
          <w:rFonts w:ascii="Georgia" w:hAnsi="Georgia"/>
          <w:sz w:val="22"/>
          <w:szCs w:val="22"/>
        </w:rPr>
        <w:t xml:space="preserve"> a similar vein, the attraction toward low salinity surface water could also be a result of productivity differentials in the GOA. Due to its lower density, freshwater is known to be capable of setting up surface stratification and therefore for boosting the odds and extent of local productivity (cite oceanography book). Freshwater is also at least partly responsible for key limiting inputs such as iron and silicate used by phytoplankton (cite). Therefore, one potential hypothesis behind our model's predictions of when and where Chinook salmon are more likely to be near the surface is that they are seeking out areas of higher productivity. </w:t>
      </w:r>
    </w:p>
    <w:p w14:paraId="58350535" w14:textId="45C67A93" w:rsidR="002F222A" w:rsidRPr="002F222A" w:rsidRDefault="002F222A" w:rsidP="002F222A">
      <w:pPr>
        <w:rPr>
          <w:rFonts w:ascii="Georgia" w:hAnsi="Georgia"/>
          <w:sz w:val="22"/>
          <w:szCs w:val="22"/>
        </w:rPr>
      </w:pPr>
      <w:r w:rsidRPr="002F222A">
        <w:rPr>
          <w:rFonts w:ascii="Georgia" w:hAnsi="Georgia"/>
          <w:sz w:val="22"/>
          <w:szCs w:val="22"/>
        </w:rPr>
        <w:t xml:space="preserve">Beyond seasonal patterns of variance, diel variation was uncovered as well. </w:t>
      </w:r>
      <w:commentRangeStart w:id="9"/>
      <w:r w:rsidRPr="002F222A">
        <w:rPr>
          <w:rFonts w:ascii="Georgia" w:hAnsi="Georgia"/>
          <w:sz w:val="22"/>
          <w:szCs w:val="22"/>
        </w:rPr>
        <w:t xml:space="preserve">Day/night features </w:t>
      </w:r>
      <w:commentRangeEnd w:id="9"/>
      <w:r w:rsidR="00D96910">
        <w:rPr>
          <w:rStyle w:val="CommentReference"/>
        </w:rPr>
        <w:commentReference w:id="9"/>
      </w:r>
      <w:r w:rsidRPr="002F222A">
        <w:rPr>
          <w:rFonts w:ascii="Georgia" w:hAnsi="Georgia"/>
          <w:sz w:val="22"/>
          <w:szCs w:val="22"/>
        </w:rPr>
        <w:t xml:space="preserve">have been present in prior research (Arostegui, 2017) (Freshwater, 2024) but the conclusions have been varied. While </w:t>
      </w:r>
      <w:commentRangeStart w:id="10"/>
      <w:r w:rsidRPr="002F222A">
        <w:rPr>
          <w:rFonts w:ascii="Georgia" w:hAnsi="Georgia"/>
          <w:sz w:val="22"/>
          <w:szCs w:val="22"/>
        </w:rPr>
        <w:t xml:space="preserve">Arostegui et. al </w:t>
      </w:r>
      <w:commentRangeEnd w:id="10"/>
      <w:r w:rsidR="00D96910">
        <w:rPr>
          <w:rStyle w:val="CommentReference"/>
        </w:rPr>
        <w:commentReference w:id="10"/>
      </w:r>
      <w:r w:rsidRPr="002F222A">
        <w:rPr>
          <w:rFonts w:ascii="Georgia" w:hAnsi="Georgia"/>
          <w:sz w:val="22"/>
          <w:szCs w:val="22"/>
        </w:rPr>
        <w:t xml:space="preserve">found fish at shallower depths during the day (except in winter), Freshwater found the opposite with Chinook salmon occupying shallower depths at night. For summer and fall our results align with Freshwater's but in February the pattern shifts, and Chinook salmon were found to be closer to the surface during the day until summer set in. </w:t>
      </w:r>
      <w:commentRangeStart w:id="11"/>
      <w:r w:rsidRPr="002F222A">
        <w:rPr>
          <w:rFonts w:ascii="Georgia" w:hAnsi="Georgia"/>
          <w:sz w:val="22"/>
          <w:szCs w:val="22"/>
        </w:rPr>
        <w:t>B</w:t>
      </w:r>
      <w:commentRangeEnd w:id="11"/>
      <w:r w:rsidR="00D96910">
        <w:rPr>
          <w:rStyle w:val="CommentReference"/>
        </w:rPr>
        <w:commentReference w:id="11"/>
      </w:r>
      <w:r w:rsidRPr="002F222A">
        <w:rPr>
          <w:rFonts w:ascii="Georgia" w:hAnsi="Georgia"/>
          <w:sz w:val="22"/>
          <w:szCs w:val="22"/>
        </w:rPr>
        <w:t xml:space="preserve">eyond this, by using a time of day feature as opposed to a simple day/night distinction, we were able to capture when the shift between day-like behavior and night-like behavior occurs as well as the swiftness of this transition. Our findings suggest that these two modes of behavior, at the population level, are nearly binary with only a small portion of the day spent in transition. </w:t>
      </w:r>
    </w:p>
    <w:p w14:paraId="2D05E8DF" w14:textId="6A592587" w:rsidR="002F222A" w:rsidRPr="002F222A" w:rsidRDefault="002F222A" w:rsidP="002F222A">
      <w:pPr>
        <w:rPr>
          <w:rFonts w:ascii="Georgia" w:hAnsi="Georgia"/>
          <w:sz w:val="22"/>
          <w:szCs w:val="22"/>
        </w:rPr>
      </w:pPr>
      <w:r w:rsidRPr="002F222A">
        <w:rPr>
          <w:rFonts w:ascii="Georgia" w:hAnsi="Georgia"/>
          <w:sz w:val="22"/>
          <w:szCs w:val="22"/>
        </w:rPr>
        <w:t xml:space="preserve">Finally, </w:t>
      </w:r>
      <w:commentRangeStart w:id="12"/>
      <w:r w:rsidRPr="002F222A">
        <w:rPr>
          <w:rFonts w:ascii="Georgia" w:hAnsi="Georgia"/>
          <w:sz w:val="22"/>
          <w:szCs w:val="22"/>
        </w:rPr>
        <w:t xml:space="preserve">the tendency for Chinook salmon to shift deeper in deeper waters </w:t>
      </w:r>
      <w:commentRangeEnd w:id="12"/>
      <w:r w:rsidR="001A443E">
        <w:rPr>
          <w:rStyle w:val="CommentReference"/>
        </w:rPr>
        <w:commentReference w:id="12"/>
      </w:r>
      <w:r w:rsidRPr="002F222A">
        <w:rPr>
          <w:rFonts w:ascii="Georgia" w:hAnsi="Georgia"/>
          <w:sz w:val="22"/>
          <w:szCs w:val="22"/>
        </w:rPr>
        <w:t>(Freshwater, 2024) (</w:t>
      </w:r>
      <w:proofErr w:type="spellStart"/>
      <w:r w:rsidRPr="002F222A">
        <w:rPr>
          <w:rFonts w:ascii="Georgia" w:hAnsi="Georgia"/>
          <w:sz w:val="22"/>
          <w:szCs w:val="22"/>
        </w:rPr>
        <w:t>Arostegui</w:t>
      </w:r>
      <w:proofErr w:type="spellEnd"/>
      <w:r w:rsidRPr="002F222A">
        <w:rPr>
          <w:rFonts w:ascii="Georgia" w:hAnsi="Georgia"/>
          <w:sz w:val="22"/>
          <w:szCs w:val="22"/>
        </w:rPr>
        <w:t xml:space="preserve">, 2017) (Orsi, 1995) (Walker, 2007) was also captured by our model - even without the explicit inclusion of overall depth as a feature. </w:t>
      </w:r>
      <w:commentRangeStart w:id="13"/>
      <w:r w:rsidRPr="002F222A">
        <w:rPr>
          <w:rFonts w:ascii="Georgia" w:hAnsi="Georgia"/>
          <w:sz w:val="22"/>
          <w:szCs w:val="22"/>
        </w:rPr>
        <w:t xml:space="preserve">Given our model produces an odds of occupancy per depth bin, the addition of deeper (and therefore more) depth bins was expected to reduce </w:t>
      </w:r>
      <w:r w:rsidRPr="002F222A">
        <w:rPr>
          <w:rFonts w:ascii="Georgia" w:hAnsi="Georgia"/>
          <w:sz w:val="22"/>
          <w:szCs w:val="22"/>
        </w:rPr>
        <w:lastRenderedPageBreak/>
        <w:t xml:space="preserve">the probability of shallower depth bins. If the odds don't change but there are more options, the likelihoods must decrease. Nonetheless it was </w:t>
      </w:r>
      <w:proofErr w:type="spellStart"/>
      <w:r w:rsidRPr="002F222A">
        <w:rPr>
          <w:rFonts w:ascii="Georgia" w:hAnsi="Georgia"/>
          <w:sz w:val="22"/>
          <w:szCs w:val="22"/>
        </w:rPr>
        <w:t>suprising</w:t>
      </w:r>
      <w:proofErr w:type="spellEnd"/>
      <w:r w:rsidRPr="002F222A">
        <w:rPr>
          <w:rFonts w:ascii="Georgia" w:hAnsi="Georgia"/>
          <w:sz w:val="22"/>
          <w:szCs w:val="22"/>
        </w:rPr>
        <w:t xml:space="preserve"> that this simple fact of math captured enough of the bathymetry effect on Chinook salmon that adding overall depth as a feature did not improve the model's performance. </w:t>
      </w:r>
      <w:commentRangeEnd w:id="13"/>
      <w:r w:rsidR="001A443E">
        <w:rPr>
          <w:rStyle w:val="CommentReference"/>
        </w:rPr>
        <w:commentReference w:id="13"/>
      </w:r>
      <w:r w:rsidRPr="002F222A">
        <w:rPr>
          <w:rFonts w:ascii="Georgia" w:hAnsi="Georgia"/>
          <w:sz w:val="22"/>
          <w:szCs w:val="22"/>
        </w:rPr>
        <w:t xml:space="preserve">Perhaps the reason why is related to a similar finding by Freshwater et. al that in their modeling, the relative position in the water column was a better feature than the specific depth. </w:t>
      </w:r>
    </w:p>
    <w:p w14:paraId="5C587BB7" w14:textId="56C36D3B" w:rsidR="00756BE6" w:rsidRPr="002F222A" w:rsidRDefault="002F222A" w:rsidP="002F222A">
      <w:pPr>
        <w:rPr>
          <w:rFonts w:ascii="Georgia" w:hAnsi="Georgia"/>
          <w:sz w:val="22"/>
          <w:szCs w:val="22"/>
        </w:rPr>
      </w:pPr>
      <w:r w:rsidRPr="002F222A">
        <w:rPr>
          <w:rFonts w:ascii="Georgia" w:hAnsi="Georgia"/>
          <w:sz w:val="22"/>
          <w:szCs w:val="22"/>
        </w:rPr>
        <w:t xml:space="preserve">Together, these findings highlight the value of probabilistic deep learning for resolving fine-scale ecological patterns across time and space. By capturing both known and previously unresolved structure in Chinook salmon vertical distribution, our model not only reinforces existing knowledge but </w:t>
      </w:r>
      <w:commentRangeStart w:id="14"/>
      <w:r w:rsidRPr="002F222A">
        <w:rPr>
          <w:rFonts w:ascii="Georgia" w:hAnsi="Georgia"/>
          <w:sz w:val="22"/>
          <w:szCs w:val="22"/>
        </w:rPr>
        <w:t>also refines key timelines that shape depth occupancy</w:t>
      </w:r>
      <w:commentRangeEnd w:id="14"/>
      <w:r w:rsidR="001A443E">
        <w:rPr>
          <w:rStyle w:val="CommentReference"/>
        </w:rPr>
        <w:commentReference w:id="14"/>
      </w:r>
      <w:r w:rsidRPr="002F222A">
        <w:rPr>
          <w:rFonts w:ascii="Georgia" w:hAnsi="Georgia"/>
          <w:sz w:val="22"/>
          <w:szCs w:val="22"/>
        </w:rPr>
        <w:t>. Furthermore, because the model provides estimates across the entire water column, it enables detailed examination of behavior within specific depth ranges of interest - a subject to which we now turn.</w:t>
      </w:r>
    </w:p>
    <w:sectPr w:rsidR="00756BE6" w:rsidRPr="002F222A">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Seitz" w:date="2025-07-22T08:01:00Z" w:initials="S">
    <w:p w14:paraId="3573A04E" w14:textId="6D240A9D" w:rsidR="00671608" w:rsidRDefault="00671608">
      <w:pPr>
        <w:pStyle w:val="CommentText"/>
      </w:pPr>
      <w:r>
        <w:rPr>
          <w:rStyle w:val="CommentReference"/>
        </w:rPr>
        <w:annotationRef/>
      </w:r>
      <w:r>
        <w:t>I think it would be good to provide a summary of key points in this opening paragraph (and I think the key points can provide a very high-level outline for your discussion), including 1. How your model compares to previous modeling efforts, and its pros/cons, 2. Findings on Chinook salmon, and 3. How the findings might inform bycatch mitigation.</w:t>
      </w:r>
    </w:p>
  </w:comment>
  <w:comment w:id="1" w:author="Seitz" w:date="2025-07-22T08:03:00Z" w:initials="S">
    <w:p w14:paraId="462CF4D1" w14:textId="77777777" w:rsidR="00671608" w:rsidRDefault="00671608">
      <w:pPr>
        <w:pStyle w:val="CommentText"/>
      </w:pPr>
      <w:r>
        <w:rPr>
          <w:rStyle w:val="CommentReference"/>
        </w:rPr>
        <w:annotationRef/>
      </w:r>
      <w:r>
        <w:t xml:space="preserve">I think it is important to give an overview of the conceptual migratory path of Chinook salmon in the ocean, and then place your results in the context of where in that conceptual migratory path your results lie.  Then, summarize your results, and finally compare/contrast with previous research.  One thing that is important in your comparisons, is to provide context on where your research was done and on what life stage compared to other research. So for example, Cam’s research was done on Chinook as they approach BC to enter their spawning rivers.  </w:t>
      </w:r>
    </w:p>
    <w:p w14:paraId="6051C97E" w14:textId="77777777" w:rsidR="00671608" w:rsidRDefault="00671608">
      <w:pPr>
        <w:pStyle w:val="CommentText"/>
      </w:pPr>
    </w:p>
    <w:p w14:paraId="1AB8081F" w14:textId="42B46B28" w:rsidR="00671608" w:rsidRDefault="00671608">
      <w:pPr>
        <w:pStyle w:val="CommentText"/>
      </w:pPr>
      <w:r>
        <w:t>A note on style: instead of focusing on Cam himself (Freshwater et al.) focus on the fish.  So you can say “Similar to Chinook salmon near British Columbia…”  Or “In contrast to fish near BC…”</w:t>
      </w:r>
    </w:p>
  </w:comment>
  <w:comment w:id="2" w:author="Seitz" w:date="2025-07-22T08:23:00Z" w:initials="S">
    <w:p w14:paraId="4C2D92F9" w14:textId="5481DF7A" w:rsidR="00D96910" w:rsidRDefault="00D96910">
      <w:pPr>
        <w:pStyle w:val="CommentText"/>
      </w:pPr>
      <w:r>
        <w:rPr>
          <w:rStyle w:val="CommentReference"/>
        </w:rPr>
        <w:annotationRef/>
      </w:r>
      <w:r>
        <w:t xml:space="preserve">For a topic sentence, it is good to remind the reader of what you are talking about… so specifically, here, it might be good to say “The seasonal variability in occupied </w:t>
      </w:r>
      <w:proofErr w:type="gramStart"/>
      <w:r>
        <w:t>depths..</w:t>
      </w:r>
      <w:proofErr w:type="gramEnd"/>
      <w:r>
        <w:t xml:space="preserve">” or something similar.  </w:t>
      </w:r>
    </w:p>
  </w:comment>
  <w:comment w:id="5" w:author="Seitz" w:date="2025-07-22T08:25:00Z" w:initials="S">
    <w:p w14:paraId="63A461BD" w14:textId="47E0FA84" w:rsidR="00D96910" w:rsidRDefault="00D96910">
      <w:pPr>
        <w:pStyle w:val="CommentText"/>
      </w:pPr>
      <w:r>
        <w:rPr>
          <w:rStyle w:val="CommentReference"/>
        </w:rPr>
        <w:annotationRef/>
      </w:r>
      <w:r>
        <w:t xml:space="preserve">Perhaps “This peak in productivity corresponds with Chinook salmon occupying relatively shallow </w:t>
      </w:r>
      <w:proofErr w:type="gramStart"/>
      <w:r>
        <w:t>depths..</w:t>
      </w:r>
      <w:proofErr w:type="gramEnd"/>
      <w:r>
        <w:t xml:space="preserve">” or something similar?  </w:t>
      </w:r>
    </w:p>
  </w:comment>
  <w:comment w:id="8" w:author="Seitz" w:date="2025-07-22T08:26:00Z" w:initials="S">
    <w:p w14:paraId="41C1CD24" w14:textId="74163B5E" w:rsidR="00D96910" w:rsidRDefault="00D96910">
      <w:pPr>
        <w:pStyle w:val="CommentText"/>
      </w:pPr>
      <w:r>
        <w:rPr>
          <w:rStyle w:val="CommentReference"/>
        </w:rPr>
        <w:annotationRef/>
      </w:r>
      <w:r>
        <w:t xml:space="preserve">I think the topic sentence should more clearly address interpreting the finding, so you could consider something like “Low salinity surface waters were the strongest predictor of Chinook salmon occupation, which likely occurs for two reasons.” Then describe your hypotheses for occupation of low salinity surface waters.  In other words, try to be more obvious and direct so the reader doesn’t have to make any guesses.  </w:t>
      </w:r>
    </w:p>
  </w:comment>
  <w:comment w:id="9" w:author="Seitz" w:date="2025-07-22T08:31:00Z" w:initials="S">
    <w:p w14:paraId="68D6C20A" w14:textId="73009629" w:rsidR="00D96910" w:rsidRDefault="00D96910">
      <w:pPr>
        <w:pStyle w:val="CommentText"/>
      </w:pPr>
      <w:r>
        <w:rPr>
          <w:rStyle w:val="CommentReference"/>
        </w:rPr>
        <w:annotationRef/>
      </w:r>
      <w:r>
        <w:t xml:space="preserve">What are these features?  Do you mean Diel patterns in depth occupation?  I think it would be appropriate to mention how complicated these patterns are in Chinook salmon.  </w:t>
      </w:r>
    </w:p>
  </w:comment>
  <w:comment w:id="10" w:author="Seitz" w:date="2025-07-22T08:29:00Z" w:initials="S">
    <w:p w14:paraId="13F08833" w14:textId="1B3F5CC5" w:rsidR="00D96910" w:rsidRDefault="00D96910">
      <w:pPr>
        <w:pStyle w:val="CommentText"/>
      </w:pPr>
      <w:r>
        <w:rPr>
          <w:rStyle w:val="CommentReference"/>
        </w:rPr>
        <w:annotationRef/>
      </w:r>
      <w:r>
        <w:t xml:space="preserve">Again, it is much better to make the finding the subject of the sentence rather than Martin and Cam.  So you can start sentences with “Similar to Chinook salmon in location X, </w:t>
      </w:r>
      <w:proofErr w:type="gramStart"/>
      <w:r>
        <w:t>“  Also</w:t>
      </w:r>
      <w:proofErr w:type="gramEnd"/>
      <w:r>
        <w:t xml:space="preserve">, I think it is appropriate to specifically state that in contrast to fish like swordfish and bigeye tuna, the diel patterns on Chinook are really complicated.  </w:t>
      </w:r>
    </w:p>
  </w:comment>
  <w:comment w:id="11" w:author="Seitz" w:date="2025-07-22T08:32:00Z" w:initials="S">
    <w:p w14:paraId="788DA0B2" w14:textId="52C79BDB" w:rsidR="00D96910" w:rsidRDefault="00D96910">
      <w:pPr>
        <w:pStyle w:val="CommentText"/>
      </w:pPr>
      <w:r>
        <w:rPr>
          <w:rStyle w:val="CommentReference"/>
        </w:rPr>
        <w:annotationRef/>
      </w:r>
      <w:r>
        <w:t xml:space="preserve">I think you could start a new paragraph here and expound upon this idea.  Also, are there any hypotheses of why Chinook salmon show diel patterns and why these patterns switch?  </w:t>
      </w:r>
    </w:p>
  </w:comment>
  <w:comment w:id="12" w:author="Seitz" w:date="2025-07-22T08:35:00Z" w:initials="S">
    <w:p w14:paraId="41BC729C" w14:textId="56194F3A" w:rsidR="001A443E" w:rsidRDefault="001A443E">
      <w:pPr>
        <w:pStyle w:val="CommentText"/>
      </w:pPr>
      <w:r>
        <w:rPr>
          <w:rStyle w:val="CommentReference"/>
        </w:rPr>
        <w:annotationRef/>
      </w:r>
      <w:r>
        <w:t xml:space="preserve">Do you mean during the course of a year, or as the salmon get older, or something else?  </w:t>
      </w:r>
    </w:p>
  </w:comment>
  <w:comment w:id="13" w:author="Seitz" w:date="2025-07-22T08:36:00Z" w:initials="S">
    <w:p w14:paraId="24015763" w14:textId="0E9DCD7A" w:rsidR="001A443E" w:rsidRDefault="001A443E">
      <w:pPr>
        <w:pStyle w:val="CommentText"/>
      </w:pPr>
      <w:r>
        <w:rPr>
          <w:rStyle w:val="CommentReference"/>
        </w:rPr>
        <w:annotationRef/>
      </w:r>
      <w:r>
        <w:t xml:space="preserve">This is a vague comment, but can this be clarified?  I think there needs to be more information, or a better description, so this is more understandable.  </w:t>
      </w:r>
    </w:p>
  </w:comment>
  <w:comment w:id="14" w:author="Seitz" w:date="2025-07-22T08:37:00Z" w:initials="S">
    <w:p w14:paraId="56E06F66" w14:textId="76FC639E" w:rsidR="001A443E" w:rsidRDefault="001A443E">
      <w:pPr>
        <w:pStyle w:val="CommentText"/>
      </w:pPr>
      <w:r>
        <w:rPr>
          <w:rStyle w:val="CommentReference"/>
        </w:rPr>
        <w:annotationRef/>
      </w:r>
      <w:r>
        <w:t xml:space="preserve">I think there should be a focus on this, so you are adding to the body of knowledge and so it can be used in a practical sense for mitigating </w:t>
      </w:r>
      <w:r>
        <w:t>bycatch.</w:t>
      </w:r>
      <w:bookmarkStart w:id="15" w:name="_GoBack"/>
      <w:bookmarkEnd w:id="15"/>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3573A04E" w15:done="0"/>
  <w15:commentEx w15:paraId="1AB8081F" w15:done="0"/>
  <w15:commentEx w15:paraId="4C2D92F9" w15:done="0"/>
  <w15:commentEx w15:paraId="63A461BD" w15:done="0"/>
  <w15:commentEx w15:paraId="41C1CD24" w15:done="0"/>
  <w15:commentEx w15:paraId="68D6C20A" w15:done="0"/>
  <w15:commentEx w15:paraId="13F08833" w15:done="0"/>
  <w15:commentEx w15:paraId="788DA0B2" w15:done="0"/>
  <w15:commentEx w15:paraId="41BC729C" w15:done="0"/>
  <w15:commentEx w15:paraId="24015763" w15:done="0"/>
  <w15:commentEx w15:paraId="56E06F66"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Seitz">
    <w15:presenceInfo w15:providerId="None" w15:userId="Seitz"/>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222A"/>
    <w:rsid w:val="00146D05"/>
    <w:rsid w:val="001A443E"/>
    <w:rsid w:val="002F222A"/>
    <w:rsid w:val="00671608"/>
    <w:rsid w:val="006D2A0E"/>
    <w:rsid w:val="00756BE6"/>
    <w:rsid w:val="00862CCF"/>
    <w:rsid w:val="00C63689"/>
    <w:rsid w:val="00D969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AA5A263"/>
  <w15:chartTrackingRefBased/>
  <w15:docId w15:val="{2F60F7AE-303B-0045-9E99-0EB694641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F22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22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22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22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22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22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22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22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22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22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22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22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22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22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22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22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22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222A"/>
    <w:rPr>
      <w:rFonts w:eastAsiaTheme="majorEastAsia" w:cstheme="majorBidi"/>
      <w:color w:val="272727" w:themeColor="text1" w:themeTint="D8"/>
    </w:rPr>
  </w:style>
  <w:style w:type="paragraph" w:styleId="Title">
    <w:name w:val="Title"/>
    <w:basedOn w:val="Normal"/>
    <w:next w:val="Normal"/>
    <w:link w:val="TitleChar"/>
    <w:uiPriority w:val="10"/>
    <w:qFormat/>
    <w:rsid w:val="002F22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22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22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22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222A"/>
    <w:pPr>
      <w:spacing w:before="160"/>
      <w:jc w:val="center"/>
    </w:pPr>
    <w:rPr>
      <w:i/>
      <w:iCs/>
      <w:color w:val="404040" w:themeColor="text1" w:themeTint="BF"/>
    </w:rPr>
  </w:style>
  <w:style w:type="character" w:customStyle="1" w:styleId="QuoteChar">
    <w:name w:val="Quote Char"/>
    <w:basedOn w:val="DefaultParagraphFont"/>
    <w:link w:val="Quote"/>
    <w:uiPriority w:val="29"/>
    <w:rsid w:val="002F222A"/>
    <w:rPr>
      <w:i/>
      <w:iCs/>
      <w:color w:val="404040" w:themeColor="text1" w:themeTint="BF"/>
    </w:rPr>
  </w:style>
  <w:style w:type="paragraph" w:styleId="ListParagraph">
    <w:name w:val="List Paragraph"/>
    <w:basedOn w:val="Normal"/>
    <w:uiPriority w:val="34"/>
    <w:qFormat/>
    <w:rsid w:val="002F222A"/>
    <w:pPr>
      <w:ind w:left="720"/>
      <w:contextualSpacing/>
    </w:pPr>
  </w:style>
  <w:style w:type="character" w:styleId="IntenseEmphasis">
    <w:name w:val="Intense Emphasis"/>
    <w:basedOn w:val="DefaultParagraphFont"/>
    <w:uiPriority w:val="21"/>
    <w:qFormat/>
    <w:rsid w:val="002F222A"/>
    <w:rPr>
      <w:i/>
      <w:iCs/>
      <w:color w:val="0F4761" w:themeColor="accent1" w:themeShade="BF"/>
    </w:rPr>
  </w:style>
  <w:style w:type="paragraph" w:styleId="IntenseQuote">
    <w:name w:val="Intense Quote"/>
    <w:basedOn w:val="Normal"/>
    <w:next w:val="Normal"/>
    <w:link w:val="IntenseQuoteChar"/>
    <w:uiPriority w:val="30"/>
    <w:qFormat/>
    <w:rsid w:val="002F22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222A"/>
    <w:rPr>
      <w:i/>
      <w:iCs/>
      <w:color w:val="0F4761" w:themeColor="accent1" w:themeShade="BF"/>
    </w:rPr>
  </w:style>
  <w:style w:type="character" w:styleId="IntenseReference">
    <w:name w:val="Intense Reference"/>
    <w:basedOn w:val="DefaultParagraphFont"/>
    <w:uiPriority w:val="32"/>
    <w:qFormat/>
    <w:rsid w:val="002F222A"/>
    <w:rPr>
      <w:b/>
      <w:bCs/>
      <w:smallCaps/>
      <w:color w:val="0F4761" w:themeColor="accent1" w:themeShade="BF"/>
      <w:spacing w:val="5"/>
    </w:rPr>
  </w:style>
  <w:style w:type="character" w:styleId="CommentReference">
    <w:name w:val="annotation reference"/>
    <w:basedOn w:val="DefaultParagraphFont"/>
    <w:uiPriority w:val="99"/>
    <w:semiHidden/>
    <w:unhideWhenUsed/>
    <w:rsid w:val="00671608"/>
    <w:rPr>
      <w:sz w:val="16"/>
      <w:szCs w:val="16"/>
    </w:rPr>
  </w:style>
  <w:style w:type="paragraph" w:styleId="CommentText">
    <w:name w:val="annotation text"/>
    <w:basedOn w:val="Normal"/>
    <w:link w:val="CommentTextChar"/>
    <w:uiPriority w:val="99"/>
    <w:semiHidden/>
    <w:unhideWhenUsed/>
    <w:rsid w:val="00671608"/>
    <w:pPr>
      <w:spacing w:line="240" w:lineRule="auto"/>
    </w:pPr>
    <w:rPr>
      <w:sz w:val="20"/>
      <w:szCs w:val="20"/>
    </w:rPr>
  </w:style>
  <w:style w:type="character" w:customStyle="1" w:styleId="CommentTextChar">
    <w:name w:val="Comment Text Char"/>
    <w:basedOn w:val="DefaultParagraphFont"/>
    <w:link w:val="CommentText"/>
    <w:uiPriority w:val="99"/>
    <w:semiHidden/>
    <w:rsid w:val="00671608"/>
    <w:rPr>
      <w:sz w:val="20"/>
      <w:szCs w:val="20"/>
    </w:rPr>
  </w:style>
  <w:style w:type="paragraph" w:styleId="CommentSubject">
    <w:name w:val="annotation subject"/>
    <w:basedOn w:val="CommentText"/>
    <w:next w:val="CommentText"/>
    <w:link w:val="CommentSubjectChar"/>
    <w:uiPriority w:val="99"/>
    <w:semiHidden/>
    <w:unhideWhenUsed/>
    <w:rsid w:val="00671608"/>
    <w:rPr>
      <w:b/>
      <w:bCs/>
    </w:rPr>
  </w:style>
  <w:style w:type="character" w:customStyle="1" w:styleId="CommentSubjectChar">
    <w:name w:val="Comment Subject Char"/>
    <w:basedOn w:val="CommentTextChar"/>
    <w:link w:val="CommentSubject"/>
    <w:uiPriority w:val="99"/>
    <w:semiHidden/>
    <w:rsid w:val="00671608"/>
    <w:rPr>
      <w:b/>
      <w:bCs/>
      <w:sz w:val="20"/>
      <w:szCs w:val="20"/>
    </w:rPr>
  </w:style>
  <w:style w:type="paragraph" w:styleId="BalloonText">
    <w:name w:val="Balloon Text"/>
    <w:basedOn w:val="Normal"/>
    <w:link w:val="BalloonTextChar"/>
    <w:uiPriority w:val="99"/>
    <w:semiHidden/>
    <w:unhideWhenUsed/>
    <w:rsid w:val="0067160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160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19875272">
      <w:bodyDiv w:val="1"/>
      <w:marLeft w:val="0"/>
      <w:marRight w:val="0"/>
      <w:marTop w:val="0"/>
      <w:marBottom w:val="0"/>
      <w:divBdr>
        <w:top w:val="none" w:sz="0" w:space="0" w:color="auto"/>
        <w:left w:val="none" w:sz="0" w:space="0" w:color="auto"/>
        <w:bottom w:val="none" w:sz="0" w:space="0" w:color="auto"/>
        <w:right w:val="none" w:sz="0" w:space="0" w:color="auto"/>
      </w:divBdr>
      <w:divsChild>
        <w:div w:id="2078941596">
          <w:marLeft w:val="0"/>
          <w:marRight w:val="0"/>
          <w:marTop w:val="0"/>
          <w:marBottom w:val="0"/>
          <w:divBdr>
            <w:top w:val="none" w:sz="0" w:space="0" w:color="auto"/>
            <w:left w:val="none" w:sz="0" w:space="0" w:color="auto"/>
            <w:bottom w:val="none" w:sz="0" w:space="0" w:color="auto"/>
            <w:right w:val="none" w:sz="0" w:space="0" w:color="auto"/>
          </w:divBdr>
          <w:divsChild>
            <w:div w:id="1253275990">
              <w:marLeft w:val="0"/>
              <w:marRight w:val="0"/>
              <w:marTop w:val="0"/>
              <w:marBottom w:val="0"/>
              <w:divBdr>
                <w:top w:val="none" w:sz="0" w:space="0" w:color="auto"/>
                <w:left w:val="none" w:sz="0" w:space="0" w:color="auto"/>
                <w:bottom w:val="none" w:sz="0" w:space="0" w:color="auto"/>
                <w:right w:val="none" w:sz="0" w:space="0" w:color="auto"/>
              </w:divBdr>
            </w:div>
            <w:div w:id="2027949382">
              <w:marLeft w:val="0"/>
              <w:marRight w:val="0"/>
              <w:marTop w:val="0"/>
              <w:marBottom w:val="0"/>
              <w:divBdr>
                <w:top w:val="none" w:sz="0" w:space="0" w:color="auto"/>
                <w:left w:val="none" w:sz="0" w:space="0" w:color="auto"/>
                <w:bottom w:val="none" w:sz="0" w:space="0" w:color="auto"/>
                <w:right w:val="none" w:sz="0" w:space="0" w:color="auto"/>
              </w:divBdr>
            </w:div>
            <w:div w:id="1375420968">
              <w:marLeft w:val="0"/>
              <w:marRight w:val="0"/>
              <w:marTop w:val="0"/>
              <w:marBottom w:val="0"/>
              <w:divBdr>
                <w:top w:val="none" w:sz="0" w:space="0" w:color="auto"/>
                <w:left w:val="none" w:sz="0" w:space="0" w:color="auto"/>
                <w:bottom w:val="none" w:sz="0" w:space="0" w:color="auto"/>
                <w:right w:val="none" w:sz="0" w:space="0" w:color="auto"/>
              </w:divBdr>
            </w:div>
            <w:div w:id="414935977">
              <w:marLeft w:val="0"/>
              <w:marRight w:val="0"/>
              <w:marTop w:val="0"/>
              <w:marBottom w:val="0"/>
              <w:divBdr>
                <w:top w:val="none" w:sz="0" w:space="0" w:color="auto"/>
                <w:left w:val="none" w:sz="0" w:space="0" w:color="auto"/>
                <w:bottom w:val="none" w:sz="0" w:space="0" w:color="auto"/>
                <w:right w:val="none" w:sz="0" w:space="0" w:color="auto"/>
              </w:divBdr>
            </w:div>
            <w:div w:id="1563635886">
              <w:marLeft w:val="0"/>
              <w:marRight w:val="0"/>
              <w:marTop w:val="0"/>
              <w:marBottom w:val="0"/>
              <w:divBdr>
                <w:top w:val="none" w:sz="0" w:space="0" w:color="auto"/>
                <w:left w:val="none" w:sz="0" w:space="0" w:color="auto"/>
                <w:bottom w:val="none" w:sz="0" w:space="0" w:color="auto"/>
                <w:right w:val="none" w:sz="0" w:space="0" w:color="auto"/>
              </w:divBdr>
            </w:div>
            <w:div w:id="584806490">
              <w:marLeft w:val="0"/>
              <w:marRight w:val="0"/>
              <w:marTop w:val="0"/>
              <w:marBottom w:val="0"/>
              <w:divBdr>
                <w:top w:val="none" w:sz="0" w:space="0" w:color="auto"/>
                <w:left w:val="none" w:sz="0" w:space="0" w:color="auto"/>
                <w:bottom w:val="none" w:sz="0" w:space="0" w:color="auto"/>
                <w:right w:val="none" w:sz="0" w:space="0" w:color="auto"/>
              </w:divBdr>
            </w:div>
            <w:div w:id="1422027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microsoft.com/office/2011/relationships/people" Target="peop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microsoft.com/office/2011/relationships/commentsExtended" Target="commentsExtended.xml"/><Relationship Id="rId4"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741</Words>
  <Characters>4229</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 Gietzmann-Sanders</dc:creator>
  <cp:keywords/>
  <dc:description/>
  <cp:lastModifiedBy>Seitz</cp:lastModifiedBy>
  <cp:revision>2</cp:revision>
  <dcterms:created xsi:type="dcterms:W3CDTF">2025-07-22T16:38:00Z</dcterms:created>
  <dcterms:modified xsi:type="dcterms:W3CDTF">2025-07-22T16:38:00Z</dcterms:modified>
</cp:coreProperties>
</file>