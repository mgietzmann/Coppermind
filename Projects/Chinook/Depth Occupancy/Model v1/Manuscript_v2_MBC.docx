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04B11" w14:textId="29ADC252" w:rsidR="0078655F" w:rsidRDefault="0078655F" w:rsidP="001123FF">
      <w:pPr>
        <w:jc w:val="center"/>
        <w:rPr>
          <w:rFonts w:ascii="Georgia" w:hAnsi="Georgia"/>
          <w:b/>
          <w:bCs/>
          <w:sz w:val="32"/>
          <w:szCs w:val="32"/>
        </w:rPr>
      </w:pPr>
      <w:commentRangeStart w:id="0"/>
      <w:r w:rsidRPr="00047F35">
        <w:rPr>
          <w:rFonts w:ascii="Georgia" w:hAnsi="Georgia"/>
          <w:b/>
          <w:bCs/>
          <w:sz w:val="32"/>
          <w:szCs w:val="32"/>
        </w:rPr>
        <w:t>A</w:t>
      </w:r>
      <w:r w:rsidR="007F39F7">
        <w:rPr>
          <w:rFonts w:ascii="Georgia" w:hAnsi="Georgia"/>
          <w:b/>
          <w:bCs/>
          <w:sz w:val="32"/>
          <w:szCs w:val="32"/>
        </w:rPr>
        <w:t xml:space="preserve"> </w:t>
      </w:r>
      <w:r w:rsidRPr="00047F35">
        <w:rPr>
          <w:rFonts w:ascii="Georgia" w:hAnsi="Georgia"/>
          <w:b/>
          <w:bCs/>
          <w:sz w:val="32"/>
          <w:szCs w:val="32"/>
        </w:rPr>
        <w:t>D</w:t>
      </w:r>
      <w:commentRangeEnd w:id="0"/>
      <w:r w:rsidR="00044C34">
        <w:rPr>
          <w:rStyle w:val="CommentReference"/>
        </w:rPr>
        <w:commentReference w:id="0"/>
      </w:r>
      <w:r w:rsidRPr="00047F35">
        <w:rPr>
          <w:rFonts w:ascii="Georgia" w:hAnsi="Georgia"/>
          <w:b/>
          <w:bCs/>
          <w:sz w:val="32"/>
          <w:szCs w:val="32"/>
        </w:rPr>
        <w:t xml:space="preserve">epth Model for </w:t>
      </w:r>
      <w:r w:rsidR="007F39F7">
        <w:rPr>
          <w:rFonts w:ascii="Georgia" w:hAnsi="Georgia"/>
          <w:b/>
          <w:bCs/>
          <w:sz w:val="32"/>
          <w:szCs w:val="32"/>
        </w:rPr>
        <w:t xml:space="preserve">Context Specific Assessment of Chinook Salmon </w:t>
      </w:r>
      <w:r w:rsidRPr="00047F35">
        <w:rPr>
          <w:rFonts w:ascii="Georgia" w:hAnsi="Georgia"/>
          <w:b/>
          <w:bCs/>
          <w:sz w:val="32"/>
          <w:szCs w:val="32"/>
        </w:rPr>
        <w:t>Bycatch Risk</w:t>
      </w:r>
    </w:p>
    <w:p w14:paraId="6B629AB7" w14:textId="77777777" w:rsidR="007F39F7" w:rsidRDefault="007F39F7" w:rsidP="001123FF">
      <w:pPr>
        <w:jc w:val="center"/>
        <w:rPr>
          <w:rFonts w:ascii="Georgia" w:hAnsi="Georgia"/>
          <w:b/>
          <w:bCs/>
          <w:sz w:val="22"/>
          <w:szCs w:val="22"/>
        </w:rPr>
      </w:pPr>
    </w:p>
    <w:p w14:paraId="5FC87146" w14:textId="02A7E7E4" w:rsidR="007F39F7" w:rsidRPr="007F39F7" w:rsidRDefault="007F39F7" w:rsidP="001123FF">
      <w:pPr>
        <w:jc w:val="center"/>
        <w:rPr>
          <w:rFonts w:ascii="Georgia" w:hAnsi="Georgia"/>
          <w:sz w:val="22"/>
          <w:szCs w:val="22"/>
        </w:rPr>
      </w:pPr>
      <w:r>
        <w:rPr>
          <w:rFonts w:ascii="Georgia" w:hAnsi="Georgia"/>
          <w:sz w:val="22"/>
          <w:szCs w:val="22"/>
        </w:rPr>
        <w:t>Marcel Gietzmann-Sanders, Michael Courtney, Andrew Seitz, Curry Cunningham</w:t>
      </w:r>
    </w:p>
    <w:p w14:paraId="1B6FCE38" w14:textId="77777777" w:rsidR="0078655F" w:rsidRPr="00047F35" w:rsidRDefault="0078655F" w:rsidP="00CF610C">
      <w:pPr>
        <w:rPr>
          <w:rFonts w:ascii="Georgia" w:hAnsi="Georgia"/>
          <w:b/>
          <w:bCs/>
          <w:sz w:val="32"/>
          <w:szCs w:val="32"/>
        </w:rPr>
      </w:pPr>
    </w:p>
    <w:p w14:paraId="2B69EE82" w14:textId="2A891FA8" w:rsidR="004D50A3" w:rsidRPr="00047F35" w:rsidRDefault="004D50A3" w:rsidP="00CF610C">
      <w:pPr>
        <w:rPr>
          <w:rFonts w:ascii="Georgia" w:hAnsi="Georgia"/>
          <w:sz w:val="32"/>
          <w:szCs w:val="32"/>
        </w:rPr>
      </w:pPr>
      <w:commentRangeStart w:id="1"/>
      <w:r w:rsidRPr="00047F35">
        <w:rPr>
          <w:rFonts w:ascii="Georgia" w:hAnsi="Georgia"/>
          <w:b/>
          <w:bCs/>
          <w:sz w:val="32"/>
          <w:szCs w:val="32"/>
        </w:rPr>
        <w:t>Introduction</w:t>
      </w:r>
      <w:commentRangeEnd w:id="1"/>
      <w:r w:rsidR="009A43F5">
        <w:rPr>
          <w:rStyle w:val="CommentReference"/>
        </w:rPr>
        <w:commentReference w:id="1"/>
      </w:r>
    </w:p>
    <w:p w14:paraId="1CE9D866" w14:textId="77777777" w:rsidR="004D50A3" w:rsidRPr="00047F35" w:rsidRDefault="004D50A3" w:rsidP="00CF610C">
      <w:pPr>
        <w:rPr>
          <w:rFonts w:ascii="Georgia" w:hAnsi="Georgia"/>
          <w:sz w:val="22"/>
          <w:szCs w:val="22"/>
        </w:rPr>
      </w:pPr>
    </w:p>
    <w:p w14:paraId="64E6FDC9" w14:textId="575BB2A7" w:rsidR="005A45AE" w:rsidRPr="005A45AE" w:rsidRDefault="005A45AE" w:rsidP="005A45AE">
      <w:pPr>
        <w:rPr>
          <w:rFonts w:ascii="Georgia" w:hAnsi="Georgia"/>
          <w:sz w:val="22"/>
          <w:szCs w:val="22"/>
        </w:rPr>
      </w:pPr>
      <w:commentRangeStart w:id="2"/>
      <w:r w:rsidRPr="005A45AE">
        <w:rPr>
          <w:rFonts w:ascii="Georgia" w:hAnsi="Georgia"/>
          <w:sz w:val="22"/>
          <w:szCs w:val="22"/>
        </w:rPr>
        <w:t>Bycatch</w:t>
      </w:r>
      <w:commentRangeEnd w:id="2"/>
      <w:r w:rsidR="008065C3">
        <w:rPr>
          <w:rStyle w:val="CommentReference"/>
        </w:rPr>
        <w:commentReference w:id="2"/>
      </w:r>
      <w:r w:rsidRPr="005A45AE">
        <w:rPr>
          <w:rFonts w:ascii="Georgia" w:hAnsi="Georgia"/>
          <w:sz w:val="22"/>
          <w:szCs w:val="22"/>
        </w:rPr>
        <w:t xml:space="preserve">—the unintentional capture of non-target organisms, including juvenile fish—is a persistent issue in many fisheries (Davies, 2009; Hall, 2000). While it first gained widespread public attention due to the incidental take of charismatic megafauna (Hall, 2000), subsequent research has illuminated a wide range of concerns. These include the waste of edible protein (Hall, 2000; Zeller., 2018), conflicts between fisheries targeting different species (Lomeli, 2021; NPFMC, 2022), increased extinction risk for vulnerable species such as </w:t>
      </w:r>
      <w:commentRangeStart w:id="3"/>
      <w:r w:rsidRPr="005A45AE">
        <w:rPr>
          <w:rFonts w:ascii="Georgia" w:hAnsi="Georgia"/>
          <w:sz w:val="22"/>
          <w:szCs w:val="22"/>
        </w:rPr>
        <w:t xml:space="preserve">sea turtles </w:t>
      </w:r>
      <w:commentRangeEnd w:id="3"/>
      <w:r w:rsidR="008B16E6">
        <w:rPr>
          <w:rStyle w:val="CommentReference"/>
        </w:rPr>
        <w:commentReference w:id="3"/>
      </w:r>
      <w:r w:rsidRPr="005A45AE">
        <w:rPr>
          <w:rFonts w:ascii="Georgia" w:hAnsi="Georgia"/>
          <w:sz w:val="22"/>
          <w:szCs w:val="22"/>
        </w:rPr>
        <w:t>(Wallace, 2013) and cetaceans (</w:t>
      </w:r>
      <w:proofErr w:type="spellStart"/>
      <w:r w:rsidRPr="005A45AE">
        <w:rPr>
          <w:rFonts w:ascii="Georgia" w:hAnsi="Georgia"/>
          <w:sz w:val="22"/>
          <w:szCs w:val="22"/>
        </w:rPr>
        <w:t>D’Agrosa</w:t>
      </w:r>
      <w:proofErr w:type="spellEnd"/>
      <w:r w:rsidRPr="005A45AE">
        <w:rPr>
          <w:rFonts w:ascii="Georgia" w:hAnsi="Georgia"/>
          <w:sz w:val="22"/>
          <w:szCs w:val="22"/>
        </w:rPr>
        <w:t>, 2000), trophic disruption through the removal of predators or prey (Estes., 2011), and broader destabilization of population dynamics (Hall, 2000). As a result, considerable attention has been directed toward reducing bycatch through both policy and innovation.</w:t>
      </w:r>
    </w:p>
    <w:p w14:paraId="0CA2F113" w14:textId="77777777" w:rsidR="005A45AE" w:rsidRPr="005A45AE" w:rsidRDefault="005A45AE" w:rsidP="005A45AE">
      <w:pPr>
        <w:rPr>
          <w:rFonts w:ascii="Georgia" w:hAnsi="Georgia"/>
          <w:sz w:val="22"/>
          <w:szCs w:val="22"/>
        </w:rPr>
      </w:pPr>
    </w:p>
    <w:p w14:paraId="566DB7D7" w14:textId="6DC6E277" w:rsidR="005A45AE" w:rsidRPr="005A45AE" w:rsidRDefault="005A45AE" w:rsidP="005A45AE">
      <w:pPr>
        <w:rPr>
          <w:rFonts w:ascii="Georgia" w:hAnsi="Georgia"/>
          <w:sz w:val="22"/>
          <w:szCs w:val="22"/>
        </w:rPr>
      </w:pPr>
      <w:r w:rsidRPr="005A45AE">
        <w:rPr>
          <w:rFonts w:ascii="Georgia" w:hAnsi="Georgia"/>
          <w:sz w:val="22"/>
          <w:szCs w:val="22"/>
        </w:rPr>
        <w:t>Mitigation strategies are highly context-dependent (</w:t>
      </w:r>
      <w:proofErr w:type="spellStart"/>
      <w:r w:rsidRPr="005A45AE">
        <w:rPr>
          <w:rFonts w:ascii="Georgia" w:hAnsi="Georgia"/>
          <w:sz w:val="22"/>
          <w:szCs w:val="22"/>
        </w:rPr>
        <w:t>Komoroske</w:t>
      </w:r>
      <w:proofErr w:type="spellEnd"/>
      <w:r w:rsidRPr="005A45AE">
        <w:rPr>
          <w:rFonts w:ascii="Georgia" w:hAnsi="Georgia"/>
          <w:sz w:val="22"/>
          <w:szCs w:val="22"/>
        </w:rPr>
        <w:t>, 2015; Hall, 2000) and span a wide range of options (Squires, 2021). Regulatory approaches include time–area closures, limits on vessel size or trip length, and dynamic ocean management techniques that adjust spatial or temporal access in near real-time (Squires, 2021). These measures aim to reduce fishing effort in scenarios where bycatch is most likely or most harmful.</w:t>
      </w:r>
      <w:r>
        <w:rPr>
          <w:rFonts w:ascii="Georgia" w:hAnsi="Georgia"/>
          <w:sz w:val="22"/>
          <w:szCs w:val="22"/>
        </w:rPr>
        <w:t xml:space="preserve"> </w:t>
      </w:r>
      <w:r w:rsidRPr="005A45AE">
        <w:rPr>
          <w:rFonts w:ascii="Georgia" w:hAnsi="Georgia"/>
          <w:sz w:val="22"/>
          <w:szCs w:val="22"/>
        </w:rPr>
        <w:t>At the other end of the spectrum are technological interventions that improve targeting without necessarily reducing effort</w:t>
      </w:r>
      <w:r w:rsidR="006E428F">
        <w:rPr>
          <w:rFonts w:ascii="Georgia" w:hAnsi="Georgia"/>
          <w:sz w:val="22"/>
          <w:szCs w:val="22"/>
        </w:rPr>
        <w:t xml:space="preserve"> such as the</w:t>
      </w:r>
      <w:r w:rsidRPr="005A45AE">
        <w:rPr>
          <w:rFonts w:ascii="Georgia" w:hAnsi="Georgia"/>
          <w:sz w:val="22"/>
          <w:szCs w:val="22"/>
        </w:rPr>
        <w:t xml:space="preserve"> </w:t>
      </w:r>
      <w:proofErr w:type="spellStart"/>
      <w:r w:rsidRPr="005A45AE">
        <w:rPr>
          <w:rFonts w:ascii="Georgia" w:hAnsi="Georgia"/>
          <w:sz w:val="22"/>
          <w:szCs w:val="22"/>
        </w:rPr>
        <w:t>Nordmøre</w:t>
      </w:r>
      <w:proofErr w:type="spellEnd"/>
      <w:r w:rsidRPr="005A45AE">
        <w:rPr>
          <w:rFonts w:ascii="Georgia" w:hAnsi="Georgia"/>
          <w:sz w:val="22"/>
          <w:szCs w:val="22"/>
        </w:rPr>
        <w:t xml:space="preserve"> grid</w:t>
      </w:r>
      <w:r w:rsidR="006E428F">
        <w:rPr>
          <w:rFonts w:ascii="Georgia" w:hAnsi="Georgia"/>
          <w:sz w:val="22"/>
          <w:szCs w:val="22"/>
        </w:rPr>
        <w:t>s</w:t>
      </w:r>
      <w:r w:rsidRPr="005A45AE">
        <w:rPr>
          <w:rFonts w:ascii="Georgia" w:hAnsi="Georgia"/>
          <w:sz w:val="22"/>
          <w:szCs w:val="22"/>
        </w:rPr>
        <w:t xml:space="preserve"> used in shrimp trawls (Graham, 2006) </w:t>
      </w:r>
      <w:r w:rsidR="006E428F">
        <w:rPr>
          <w:rFonts w:ascii="Georgia" w:hAnsi="Georgia"/>
          <w:sz w:val="22"/>
          <w:szCs w:val="22"/>
        </w:rPr>
        <w:t>or salmon excluder devices used in the Alaska walleye pollock trawl fleet (NPFMC, 2022). Finally, there are</w:t>
      </w:r>
      <w:r w:rsidRPr="005A45AE">
        <w:rPr>
          <w:rFonts w:ascii="Georgia" w:hAnsi="Georgia"/>
          <w:sz w:val="22"/>
          <w:szCs w:val="22"/>
        </w:rPr>
        <w:t xml:space="preserve"> process-based adaptations that seek to reduce bycatch through changes in fishing behavior. These can involve shifting the time of day that fishing occurs (Hall, 2000; Squires, 2021), using experience-based knowledge to avoid areas of high bycatch likelihood, or modifying gear deployment patterns to identify safer fishing zones before committing fully (Squires, 2021).</w:t>
      </w:r>
    </w:p>
    <w:p w14:paraId="4A32A8D1" w14:textId="77777777" w:rsidR="005A45AE" w:rsidRPr="005A45AE" w:rsidRDefault="005A45AE" w:rsidP="005A45AE">
      <w:pPr>
        <w:rPr>
          <w:rFonts w:ascii="Georgia" w:hAnsi="Georgia"/>
          <w:sz w:val="22"/>
          <w:szCs w:val="22"/>
        </w:rPr>
      </w:pPr>
    </w:p>
    <w:p w14:paraId="56925977" w14:textId="6881C068" w:rsidR="00CF610C" w:rsidRPr="00047F35" w:rsidRDefault="006E428F" w:rsidP="00CF610C">
      <w:pPr>
        <w:rPr>
          <w:rFonts w:ascii="Georgia" w:hAnsi="Georgia"/>
          <w:sz w:val="22"/>
          <w:szCs w:val="22"/>
        </w:rPr>
      </w:pPr>
      <w:commentRangeStart w:id="4"/>
      <w:del w:id="5" w:author="courtney" w:date="2025-04-09T14:58:00Z">
        <w:r w:rsidDel="00F74849">
          <w:rPr>
            <w:rFonts w:ascii="Georgia" w:hAnsi="Georgia"/>
            <w:sz w:val="22"/>
            <w:szCs w:val="22"/>
          </w:rPr>
          <w:delText>Several of these</w:delText>
        </w:r>
      </w:del>
      <w:ins w:id="6" w:author="courtney" w:date="2025-04-09T14:58:00Z">
        <w:r w:rsidR="00F74849">
          <w:rPr>
            <w:rFonts w:ascii="Georgia" w:hAnsi="Georgia"/>
            <w:sz w:val="22"/>
            <w:szCs w:val="22"/>
          </w:rPr>
          <w:t>Bycatch mitigation</w:t>
        </w:r>
      </w:ins>
      <w:r>
        <w:rPr>
          <w:rFonts w:ascii="Georgia" w:hAnsi="Georgia"/>
          <w:sz w:val="22"/>
          <w:szCs w:val="22"/>
        </w:rPr>
        <w:t xml:space="preserve"> strategies are already at use in one of the most significant fisheries in Alaska – the walleye </w:t>
      </w:r>
      <w:proofErr w:type="spellStart"/>
      <w:r>
        <w:rPr>
          <w:rFonts w:ascii="Georgia" w:hAnsi="Georgia"/>
          <w:sz w:val="22"/>
          <w:szCs w:val="22"/>
        </w:rPr>
        <w:t>pollock</w:t>
      </w:r>
      <w:proofErr w:type="spellEnd"/>
      <w:r>
        <w:rPr>
          <w:rFonts w:ascii="Georgia" w:hAnsi="Georgia"/>
          <w:sz w:val="22"/>
          <w:szCs w:val="22"/>
        </w:rPr>
        <w:t xml:space="preserve"> (</w:t>
      </w:r>
      <w:proofErr w:type="spellStart"/>
      <w:r w:rsidRPr="006E428F">
        <w:rPr>
          <w:rFonts w:ascii="Georgia" w:hAnsi="Georgia"/>
          <w:i/>
          <w:iCs/>
          <w:sz w:val="22"/>
          <w:szCs w:val="22"/>
        </w:rPr>
        <w:t>Gadus</w:t>
      </w:r>
      <w:proofErr w:type="spellEnd"/>
      <w:r w:rsidRPr="006E428F">
        <w:rPr>
          <w:rFonts w:ascii="Georgia" w:hAnsi="Georgia"/>
          <w:i/>
          <w:iCs/>
          <w:sz w:val="22"/>
          <w:szCs w:val="22"/>
        </w:rPr>
        <w:t xml:space="preserve"> </w:t>
      </w:r>
      <w:proofErr w:type="spellStart"/>
      <w:r w:rsidRPr="006E428F">
        <w:rPr>
          <w:rFonts w:ascii="Georgia" w:hAnsi="Georgia"/>
          <w:i/>
          <w:iCs/>
          <w:sz w:val="22"/>
          <w:szCs w:val="22"/>
        </w:rPr>
        <w:t>chalcogrammus</w:t>
      </w:r>
      <w:proofErr w:type="spellEnd"/>
      <w:r>
        <w:rPr>
          <w:rFonts w:ascii="Georgia" w:hAnsi="Georgia"/>
          <w:sz w:val="22"/>
          <w:szCs w:val="22"/>
        </w:rPr>
        <w:t xml:space="preserve">) fishery </w:t>
      </w:r>
      <w:r w:rsidRPr="00047F35">
        <w:rPr>
          <w:rFonts w:ascii="Georgia" w:hAnsi="Georgia"/>
          <w:sz w:val="22"/>
          <w:szCs w:val="22"/>
        </w:rPr>
        <w:t>(NPFMC, 2022)</w:t>
      </w:r>
      <w:r>
        <w:rPr>
          <w:rFonts w:ascii="Georgia" w:hAnsi="Georgia"/>
          <w:sz w:val="22"/>
          <w:szCs w:val="22"/>
        </w:rPr>
        <w:t xml:space="preserve">. </w:t>
      </w:r>
      <w:r w:rsidR="00CF610C" w:rsidRPr="00047F35">
        <w:rPr>
          <w:rFonts w:ascii="Georgia" w:hAnsi="Georgia"/>
          <w:sz w:val="22"/>
          <w:szCs w:val="22"/>
        </w:rPr>
        <w:t xml:space="preserve">The walleye pollock fishery is the largest in the United States by volume </w:t>
      </w:r>
      <w:r w:rsidR="0008000F" w:rsidRPr="00047F35">
        <w:rPr>
          <w:rFonts w:ascii="Georgia" w:hAnsi="Georgia"/>
          <w:sz w:val="22"/>
          <w:szCs w:val="22"/>
        </w:rPr>
        <w:t>(NPFMC, 2022)</w:t>
      </w:r>
      <w:r>
        <w:rPr>
          <w:rFonts w:ascii="Georgia" w:hAnsi="Georgia"/>
          <w:sz w:val="22"/>
          <w:szCs w:val="22"/>
        </w:rPr>
        <w:t xml:space="preserve"> with the retained </w:t>
      </w:r>
      <w:r w:rsidRPr="005A45AE">
        <w:rPr>
          <w:rFonts w:ascii="Georgia" w:hAnsi="Georgia"/>
          <w:sz w:val="22"/>
          <w:szCs w:val="22"/>
        </w:rPr>
        <w:t>2020</w:t>
      </w:r>
      <w:r>
        <w:rPr>
          <w:rFonts w:ascii="Georgia" w:hAnsi="Georgia"/>
          <w:sz w:val="22"/>
          <w:szCs w:val="22"/>
        </w:rPr>
        <w:t xml:space="preserve"> pollock catch in the GOA</w:t>
      </w:r>
      <w:r w:rsidR="0008000F" w:rsidRPr="00047F35">
        <w:rPr>
          <w:rFonts w:ascii="Georgia" w:hAnsi="Georgia"/>
          <w:sz w:val="22"/>
          <w:szCs w:val="22"/>
        </w:rPr>
        <w:t xml:space="preserve"> </w:t>
      </w:r>
      <w:r>
        <w:rPr>
          <w:rFonts w:ascii="Georgia" w:hAnsi="Georgia"/>
          <w:sz w:val="22"/>
          <w:szCs w:val="22"/>
        </w:rPr>
        <w:t xml:space="preserve">alone </w:t>
      </w:r>
      <w:r w:rsidR="005A45AE" w:rsidRPr="005A45AE">
        <w:rPr>
          <w:rFonts w:ascii="Georgia" w:hAnsi="Georgia"/>
          <w:sz w:val="22"/>
          <w:szCs w:val="22"/>
        </w:rPr>
        <w:t>total</w:t>
      </w:r>
      <w:r>
        <w:rPr>
          <w:rFonts w:ascii="Georgia" w:hAnsi="Georgia"/>
          <w:sz w:val="22"/>
          <w:szCs w:val="22"/>
        </w:rPr>
        <w:t>ing</w:t>
      </w:r>
      <w:r w:rsidR="005A45AE" w:rsidRPr="005A45AE">
        <w:rPr>
          <w:rFonts w:ascii="Georgia" w:hAnsi="Georgia"/>
          <w:sz w:val="22"/>
          <w:szCs w:val="22"/>
        </w:rPr>
        <w:t xml:space="preserve"> 107,000 metric tons</w:t>
      </w:r>
      <w:r>
        <w:rPr>
          <w:rFonts w:ascii="Georgia" w:hAnsi="Georgia"/>
          <w:sz w:val="22"/>
          <w:szCs w:val="22"/>
        </w:rPr>
        <w:t xml:space="preserve"> and valued at</w:t>
      </w:r>
      <w:r w:rsidR="005A45AE" w:rsidRPr="005A45AE">
        <w:rPr>
          <w:rFonts w:ascii="Georgia" w:hAnsi="Georgia"/>
          <w:sz w:val="22"/>
          <w:szCs w:val="22"/>
        </w:rPr>
        <w:t xml:space="preserve"> $70.6 million </w:t>
      </w:r>
      <w:r>
        <w:rPr>
          <w:rFonts w:ascii="Georgia" w:hAnsi="Georgia"/>
          <w:sz w:val="22"/>
          <w:szCs w:val="22"/>
        </w:rPr>
        <w:t xml:space="preserve">at first whole sale </w:t>
      </w:r>
      <w:r w:rsidR="005A45AE" w:rsidRPr="005A45AE">
        <w:rPr>
          <w:rFonts w:ascii="Georgia" w:hAnsi="Georgia"/>
          <w:sz w:val="22"/>
          <w:szCs w:val="22"/>
        </w:rPr>
        <w:t>(</w:t>
      </w:r>
      <w:proofErr w:type="spellStart"/>
      <w:r w:rsidR="005A45AE" w:rsidRPr="005A45AE">
        <w:rPr>
          <w:rFonts w:ascii="Georgia" w:hAnsi="Georgia"/>
          <w:sz w:val="22"/>
          <w:szCs w:val="22"/>
        </w:rPr>
        <w:t>Monnahan</w:t>
      </w:r>
      <w:proofErr w:type="spellEnd"/>
      <w:r w:rsidR="005A45AE" w:rsidRPr="005A45AE">
        <w:rPr>
          <w:rFonts w:ascii="Georgia" w:hAnsi="Georgia"/>
          <w:sz w:val="22"/>
          <w:szCs w:val="22"/>
        </w:rPr>
        <w:t>, 2021).</w:t>
      </w:r>
      <w:r w:rsidR="00CF610C" w:rsidRPr="00047F35">
        <w:rPr>
          <w:rFonts w:ascii="Georgia" w:hAnsi="Georgia"/>
          <w:sz w:val="22"/>
          <w:szCs w:val="22"/>
        </w:rPr>
        <w:t xml:space="preserve"> </w:t>
      </w:r>
      <w:r w:rsidR="0008000F">
        <w:rPr>
          <w:rFonts w:ascii="Georgia" w:hAnsi="Georgia"/>
          <w:sz w:val="22"/>
          <w:szCs w:val="22"/>
        </w:rPr>
        <w:t xml:space="preserve">Within this fishery, </w:t>
      </w:r>
      <w:r w:rsidR="00CF610C" w:rsidRPr="00047F35">
        <w:rPr>
          <w:rFonts w:ascii="Georgia" w:hAnsi="Georgia"/>
          <w:sz w:val="22"/>
          <w:szCs w:val="22"/>
        </w:rPr>
        <w:t>Chinook salmon</w:t>
      </w:r>
      <w:r>
        <w:rPr>
          <w:rFonts w:ascii="Georgia" w:hAnsi="Georgia"/>
          <w:sz w:val="22"/>
          <w:szCs w:val="22"/>
        </w:rPr>
        <w:t xml:space="preserve"> (</w:t>
      </w:r>
      <w:r w:rsidRPr="006E428F">
        <w:rPr>
          <w:rFonts w:ascii="Georgia" w:hAnsi="Georgia"/>
          <w:i/>
          <w:iCs/>
          <w:sz w:val="22"/>
          <w:szCs w:val="22"/>
        </w:rPr>
        <w:t>Oncorhynchus tshawytscha)</w:t>
      </w:r>
      <w:r w:rsidR="00CF610C" w:rsidRPr="006E428F">
        <w:rPr>
          <w:rFonts w:ascii="Georgia" w:hAnsi="Georgia"/>
          <w:i/>
          <w:iCs/>
          <w:sz w:val="22"/>
          <w:szCs w:val="22"/>
        </w:rPr>
        <w:t xml:space="preserve"> </w:t>
      </w:r>
      <w:r w:rsidR="00CF610C" w:rsidRPr="00047F35">
        <w:rPr>
          <w:rFonts w:ascii="Georgia" w:hAnsi="Georgia"/>
          <w:sz w:val="22"/>
          <w:szCs w:val="22"/>
        </w:rPr>
        <w:t xml:space="preserve">are classified as a prohibited species catch </w:t>
      </w:r>
      <w:r w:rsidR="0008000F">
        <w:rPr>
          <w:rFonts w:ascii="Georgia" w:hAnsi="Georgia"/>
          <w:sz w:val="22"/>
          <w:szCs w:val="22"/>
        </w:rPr>
        <w:t>(PSC)</w:t>
      </w:r>
      <w:r w:rsidR="00CF610C" w:rsidRPr="00047F35">
        <w:rPr>
          <w:rFonts w:ascii="Georgia" w:hAnsi="Georgia"/>
          <w:sz w:val="22"/>
          <w:szCs w:val="22"/>
        </w:rPr>
        <w:t xml:space="preserve">, meaning their incidental capture is strictly regulated </w:t>
      </w:r>
      <w:ins w:id="7" w:author="courtney" w:date="2025-04-09T15:41:00Z">
        <w:r w:rsidR="001A2830">
          <w:rPr>
            <w:rFonts w:ascii="Georgia" w:hAnsi="Georgia"/>
            <w:sz w:val="22"/>
            <w:szCs w:val="22"/>
          </w:rPr>
          <w:t xml:space="preserve">and once caps are met </w:t>
        </w:r>
      </w:ins>
      <w:del w:id="8" w:author="courtney" w:date="2025-04-09T15:41:00Z">
        <w:r w:rsidR="00CF610C" w:rsidRPr="00047F35" w:rsidDel="001A2830">
          <w:rPr>
            <w:rFonts w:ascii="Georgia" w:hAnsi="Georgia"/>
            <w:sz w:val="22"/>
            <w:szCs w:val="22"/>
          </w:rPr>
          <w:delText>(</w:delText>
        </w:r>
        <w:r w:rsidR="00C25772" w:rsidRPr="00047F35" w:rsidDel="001A2830">
          <w:rPr>
            <w:rFonts w:ascii="Georgia" w:hAnsi="Georgia"/>
            <w:sz w:val="22"/>
            <w:szCs w:val="22"/>
          </w:rPr>
          <w:delText>NPFMC, 2022</w:delText>
        </w:r>
        <w:r w:rsidR="00CF610C" w:rsidRPr="00047F35" w:rsidDel="001A2830">
          <w:rPr>
            <w:rFonts w:ascii="Georgia" w:hAnsi="Georgia"/>
            <w:sz w:val="22"/>
            <w:szCs w:val="22"/>
          </w:rPr>
          <w:delText xml:space="preserve">). </w:delText>
        </w:r>
        <w:r w:rsidR="005A45AE" w:rsidRPr="005A45AE" w:rsidDel="001A2830">
          <w:rPr>
            <w:rFonts w:ascii="Georgia" w:hAnsi="Georgia"/>
            <w:sz w:val="22"/>
            <w:szCs w:val="22"/>
          </w:rPr>
          <w:delText>Chinook limits are set at 18,316 fish for the Central GOA and 6,684 for the Western GOA, (Amendment 93) with limited provisions for reallocation of unused PSC between sectors (Amendment 103) (NPFMC, 2024).</w:delText>
        </w:r>
        <w:r w:rsidR="005A45AE" w:rsidDel="001A2830">
          <w:rPr>
            <w:rFonts w:ascii="Georgia" w:hAnsi="Georgia"/>
            <w:sz w:val="22"/>
            <w:szCs w:val="22"/>
          </w:rPr>
          <w:delText xml:space="preserve"> Once these limits are reached the </w:delText>
        </w:r>
      </w:del>
      <w:r w:rsidR="005A45AE">
        <w:rPr>
          <w:rFonts w:ascii="Georgia" w:hAnsi="Georgia"/>
          <w:sz w:val="22"/>
          <w:szCs w:val="22"/>
        </w:rPr>
        <w:t xml:space="preserve">fishery is shut down regardless of the remaining total allowable catch (NPFMC, 2024). </w:t>
      </w:r>
      <w:del w:id="9" w:author="courtney" w:date="2025-04-09T15:42:00Z">
        <w:r w:rsidR="00CF610C" w:rsidRPr="00047F35" w:rsidDel="001A2830">
          <w:rPr>
            <w:rFonts w:ascii="Georgia" w:hAnsi="Georgia"/>
            <w:sz w:val="22"/>
            <w:szCs w:val="22"/>
          </w:rPr>
          <w:delText>To enforce these rules, 100% observer coverage is mandated on all vessels within the pollock fishery, ensuring compliance and accurate monitoring of bycatch levels (</w:delText>
        </w:r>
        <w:r w:rsidR="00C25772" w:rsidRPr="00047F35" w:rsidDel="001A2830">
          <w:rPr>
            <w:rFonts w:ascii="Georgia" w:hAnsi="Georgia"/>
            <w:sz w:val="22"/>
            <w:szCs w:val="22"/>
          </w:rPr>
          <w:delText>NPFMC, 202</w:delText>
        </w:r>
        <w:r w:rsidR="005A45AE" w:rsidDel="001A2830">
          <w:rPr>
            <w:rFonts w:ascii="Georgia" w:hAnsi="Georgia"/>
            <w:sz w:val="22"/>
            <w:szCs w:val="22"/>
          </w:rPr>
          <w:delText>4</w:delText>
        </w:r>
        <w:r w:rsidR="00CF610C" w:rsidRPr="00047F35" w:rsidDel="001A2830">
          <w:rPr>
            <w:rFonts w:ascii="Georgia" w:hAnsi="Georgia"/>
            <w:sz w:val="22"/>
            <w:szCs w:val="22"/>
          </w:rPr>
          <w:delText>).</w:delText>
        </w:r>
      </w:del>
    </w:p>
    <w:p w14:paraId="477F1B39" w14:textId="77777777" w:rsidR="00CF610C" w:rsidRPr="00047F35" w:rsidRDefault="00CF610C" w:rsidP="00CF610C">
      <w:pPr>
        <w:rPr>
          <w:rFonts w:ascii="Georgia" w:hAnsi="Georgia"/>
          <w:sz w:val="22"/>
          <w:szCs w:val="22"/>
        </w:rPr>
      </w:pPr>
    </w:p>
    <w:p w14:paraId="7244303F" w14:textId="1C142877" w:rsidR="00CF610C" w:rsidRDefault="00CF610C" w:rsidP="00CF610C">
      <w:pPr>
        <w:rPr>
          <w:ins w:id="10" w:author="courtney" w:date="2025-04-09T15:51:00Z"/>
          <w:rFonts w:ascii="Georgia" w:hAnsi="Georgia"/>
          <w:sz w:val="22"/>
          <w:szCs w:val="22"/>
        </w:rPr>
      </w:pPr>
      <w:r w:rsidRPr="00047F35">
        <w:rPr>
          <w:rFonts w:ascii="Georgia" w:hAnsi="Georgia"/>
          <w:sz w:val="22"/>
          <w:szCs w:val="22"/>
        </w:rPr>
        <w:t xml:space="preserve">Efforts to reduce Chinook salmon bycatch in the pollock fishery </w:t>
      </w:r>
      <w:r w:rsidR="006E428F">
        <w:rPr>
          <w:rFonts w:ascii="Georgia" w:hAnsi="Georgia"/>
          <w:sz w:val="22"/>
          <w:szCs w:val="22"/>
        </w:rPr>
        <w:t>fall into several of the categories listed above</w:t>
      </w:r>
      <w:r w:rsidRPr="00047F35">
        <w:rPr>
          <w:rFonts w:ascii="Georgia" w:hAnsi="Georgia"/>
          <w:sz w:val="22"/>
          <w:szCs w:val="22"/>
        </w:rPr>
        <w:t>, including fixed closure areas, short-term closures in high-bycatch zones, and salmon bycatch excluders in trawl nets (</w:t>
      </w:r>
      <w:r w:rsidR="00C25772" w:rsidRPr="00047F35">
        <w:rPr>
          <w:rFonts w:ascii="Georgia" w:hAnsi="Georgia"/>
          <w:sz w:val="22"/>
          <w:szCs w:val="22"/>
        </w:rPr>
        <w:t>NPFMC, 2022</w:t>
      </w:r>
      <w:r w:rsidRPr="00047F35">
        <w:rPr>
          <w:rFonts w:ascii="Georgia" w:hAnsi="Georgia"/>
          <w:sz w:val="22"/>
          <w:szCs w:val="22"/>
        </w:rPr>
        <w:t xml:space="preserve">). </w:t>
      </w:r>
      <w:r w:rsidR="0008000F">
        <w:rPr>
          <w:rFonts w:ascii="Georgia" w:hAnsi="Georgia"/>
          <w:sz w:val="22"/>
          <w:szCs w:val="22"/>
        </w:rPr>
        <w:t xml:space="preserve">However, it has been shown that one of the more effective methods reducing salmon bycatch has been cooperative data-sharing amongst the fishers themselves </w:t>
      </w:r>
      <w:r w:rsidRPr="00047F35">
        <w:rPr>
          <w:rFonts w:ascii="Georgia" w:hAnsi="Georgia"/>
          <w:sz w:val="22"/>
          <w:szCs w:val="22"/>
        </w:rPr>
        <w:t>(</w:t>
      </w:r>
      <w:r w:rsidR="00C25772" w:rsidRPr="00047F35">
        <w:rPr>
          <w:rFonts w:ascii="Georgia" w:hAnsi="Georgia"/>
          <w:sz w:val="22"/>
          <w:szCs w:val="22"/>
        </w:rPr>
        <w:t>NPMFC, 2022</w:t>
      </w:r>
      <w:r w:rsidRPr="00047F35">
        <w:rPr>
          <w:rFonts w:ascii="Georgia" w:hAnsi="Georgia"/>
          <w:sz w:val="22"/>
          <w:szCs w:val="22"/>
        </w:rPr>
        <w:t xml:space="preserve">). </w:t>
      </w:r>
      <w:r w:rsidR="0008000F">
        <w:rPr>
          <w:rFonts w:ascii="Georgia" w:hAnsi="Georgia"/>
          <w:sz w:val="22"/>
          <w:szCs w:val="22"/>
        </w:rPr>
        <w:t>In line with this</w:t>
      </w:r>
      <w:r w:rsidR="006E428F">
        <w:rPr>
          <w:rFonts w:ascii="Georgia" w:hAnsi="Georgia"/>
          <w:sz w:val="22"/>
          <w:szCs w:val="22"/>
        </w:rPr>
        <w:t>,</w:t>
      </w:r>
      <w:r w:rsidR="0008000F">
        <w:rPr>
          <w:rFonts w:ascii="Georgia" w:hAnsi="Georgia"/>
          <w:sz w:val="22"/>
          <w:szCs w:val="22"/>
        </w:rPr>
        <w:t xml:space="preserve"> </w:t>
      </w:r>
      <w:r w:rsidRPr="00047F35">
        <w:rPr>
          <w:rFonts w:ascii="Georgia" w:hAnsi="Georgia"/>
          <w:sz w:val="22"/>
          <w:szCs w:val="22"/>
        </w:rPr>
        <w:t xml:space="preserve">providing the industry with </w:t>
      </w:r>
      <w:r w:rsidRPr="00047F35">
        <w:rPr>
          <w:rFonts w:ascii="Georgia" w:hAnsi="Georgia"/>
          <w:sz w:val="22"/>
          <w:szCs w:val="22"/>
        </w:rPr>
        <w:lastRenderedPageBreak/>
        <w:t xml:space="preserve">models that incorporate </w:t>
      </w:r>
      <w:r w:rsidR="0008000F">
        <w:rPr>
          <w:rFonts w:ascii="Georgia" w:hAnsi="Georgia"/>
          <w:sz w:val="22"/>
          <w:szCs w:val="22"/>
        </w:rPr>
        <w:t xml:space="preserve">the best scientific data on depth occupancy </w:t>
      </w:r>
      <w:commentRangeEnd w:id="4"/>
      <w:r w:rsidR="001A2830">
        <w:rPr>
          <w:rStyle w:val="CommentReference"/>
        </w:rPr>
        <w:commentReference w:id="4"/>
      </w:r>
      <w:r w:rsidR="0008000F">
        <w:rPr>
          <w:rFonts w:ascii="Georgia" w:hAnsi="Georgia"/>
          <w:sz w:val="22"/>
          <w:szCs w:val="22"/>
        </w:rPr>
        <w:t xml:space="preserve">would </w:t>
      </w:r>
      <w:r w:rsidRPr="00047F35">
        <w:rPr>
          <w:rFonts w:ascii="Georgia" w:hAnsi="Georgia"/>
          <w:sz w:val="22"/>
          <w:szCs w:val="22"/>
        </w:rPr>
        <w:t>offer a</w:t>
      </w:r>
      <w:r w:rsidR="0008000F">
        <w:rPr>
          <w:rFonts w:ascii="Georgia" w:hAnsi="Georgia"/>
          <w:sz w:val="22"/>
          <w:szCs w:val="22"/>
        </w:rPr>
        <w:t>nother</w:t>
      </w:r>
      <w:r w:rsidRPr="00047F35">
        <w:rPr>
          <w:rFonts w:ascii="Georgia" w:hAnsi="Georgia"/>
          <w:sz w:val="22"/>
          <w:szCs w:val="22"/>
        </w:rPr>
        <w:t xml:space="preserve"> valuable resource for further refining bycatch avoidance strategies.</w:t>
      </w:r>
    </w:p>
    <w:p w14:paraId="4C610B16" w14:textId="41F32B20" w:rsidR="00EE341E" w:rsidRDefault="00EE341E" w:rsidP="00CF610C">
      <w:pPr>
        <w:rPr>
          <w:ins w:id="11" w:author="courtney" w:date="2025-04-09T15:51:00Z"/>
          <w:rFonts w:ascii="Georgia" w:hAnsi="Georgia"/>
          <w:sz w:val="22"/>
          <w:szCs w:val="22"/>
        </w:rPr>
      </w:pPr>
    </w:p>
    <w:p w14:paraId="28CA4630" w14:textId="627E1141" w:rsidR="00EE341E" w:rsidRDefault="00EE341E" w:rsidP="00CF610C">
      <w:pPr>
        <w:rPr>
          <w:ins w:id="12" w:author="courtney" w:date="2025-04-09T15:52:00Z"/>
          <w:rFonts w:ascii="Georgia" w:hAnsi="Georgia"/>
          <w:sz w:val="22"/>
          <w:szCs w:val="22"/>
        </w:rPr>
      </w:pPr>
      <w:ins w:id="13" w:author="courtney" w:date="2025-04-09T15:51:00Z">
        <w:r>
          <w:rPr>
            <w:rFonts w:ascii="Georgia" w:hAnsi="Georgia"/>
            <w:sz w:val="22"/>
            <w:szCs w:val="22"/>
          </w:rPr>
          <w:t xml:space="preserve">I think after this </w:t>
        </w:r>
      </w:ins>
      <w:ins w:id="14" w:author="courtney" w:date="2025-04-09T15:52:00Z">
        <w:r>
          <w:rPr>
            <w:rFonts w:ascii="Georgia" w:hAnsi="Georgia"/>
            <w:sz w:val="22"/>
            <w:szCs w:val="22"/>
          </w:rPr>
          <w:t>paragraph; the structure should follow.</w:t>
        </w:r>
      </w:ins>
    </w:p>
    <w:p w14:paraId="1E41AD37" w14:textId="1968CE92" w:rsidR="00EE341E" w:rsidRDefault="00EE341E" w:rsidP="00CF610C">
      <w:pPr>
        <w:rPr>
          <w:ins w:id="15" w:author="courtney" w:date="2025-04-09T15:55:00Z"/>
          <w:rFonts w:ascii="Georgia" w:hAnsi="Georgia"/>
          <w:sz w:val="22"/>
          <w:szCs w:val="22"/>
        </w:rPr>
      </w:pPr>
    </w:p>
    <w:p w14:paraId="2DE1839A" w14:textId="05E2EFE7" w:rsidR="00506C04" w:rsidRDefault="00506C04" w:rsidP="00CF610C">
      <w:pPr>
        <w:rPr>
          <w:ins w:id="16" w:author="courtney" w:date="2025-04-09T16:22:00Z"/>
          <w:rFonts w:ascii="Georgia" w:hAnsi="Georgia"/>
          <w:sz w:val="22"/>
          <w:szCs w:val="22"/>
        </w:rPr>
      </w:pPr>
      <w:ins w:id="17" w:author="courtney" w:date="2025-04-09T16:18:00Z">
        <w:r>
          <w:rPr>
            <w:rFonts w:ascii="Georgia" w:hAnsi="Georgia"/>
            <w:sz w:val="22"/>
            <w:szCs w:val="22"/>
          </w:rPr>
          <w:t>Insights into the</w:t>
        </w:r>
      </w:ins>
      <w:ins w:id="18" w:author="courtney" w:date="2025-04-09T15:55:00Z">
        <w:r w:rsidR="00EE341E">
          <w:rPr>
            <w:rFonts w:ascii="Georgia" w:hAnsi="Georgia"/>
            <w:sz w:val="22"/>
            <w:szCs w:val="22"/>
          </w:rPr>
          <w:t xml:space="preserve"> behaviors and overlap between target species and bycatch species has the potential to </w:t>
        </w:r>
      </w:ins>
      <w:ins w:id="19" w:author="courtney" w:date="2025-04-09T15:56:00Z">
        <w:r w:rsidR="00EE341E">
          <w:rPr>
            <w:rFonts w:ascii="Georgia" w:hAnsi="Georgia"/>
            <w:sz w:val="22"/>
            <w:szCs w:val="22"/>
          </w:rPr>
          <w:t xml:space="preserve">significantly mitigate… (cite other work looking at </w:t>
        </w:r>
      </w:ins>
      <w:ins w:id="20" w:author="courtney" w:date="2025-04-09T15:57:00Z">
        <w:r w:rsidR="00EE341E">
          <w:rPr>
            <w:rFonts w:ascii="Georgia" w:hAnsi="Georgia"/>
            <w:sz w:val="22"/>
            <w:szCs w:val="22"/>
          </w:rPr>
          <w:t>albatross</w:t>
        </w:r>
      </w:ins>
      <w:ins w:id="21" w:author="courtney" w:date="2025-04-09T15:56:00Z">
        <w:r w:rsidR="00EE341E">
          <w:rPr>
            <w:rFonts w:ascii="Georgia" w:hAnsi="Georgia"/>
            <w:sz w:val="22"/>
            <w:szCs w:val="22"/>
          </w:rPr>
          <w:t xml:space="preserve">, turtles, </w:t>
        </w:r>
        <w:proofErr w:type="spellStart"/>
        <w:r w:rsidR="00EE341E">
          <w:rPr>
            <w:rFonts w:ascii="Georgia" w:hAnsi="Georgia"/>
            <w:sz w:val="22"/>
            <w:szCs w:val="22"/>
          </w:rPr>
          <w:t>ect</w:t>
        </w:r>
        <w:proofErr w:type="spellEnd"/>
        <w:r w:rsidR="00EE341E">
          <w:rPr>
            <w:rFonts w:ascii="Georgia" w:hAnsi="Georgia"/>
            <w:sz w:val="22"/>
            <w:szCs w:val="22"/>
          </w:rPr>
          <w:t>.</w:t>
        </w:r>
      </w:ins>
      <w:ins w:id="22" w:author="courtney" w:date="2025-04-09T15:57:00Z">
        <w:r w:rsidR="00EE341E">
          <w:rPr>
            <w:rFonts w:ascii="Georgia" w:hAnsi="Georgia"/>
            <w:sz w:val="22"/>
            <w:szCs w:val="22"/>
          </w:rPr>
          <w:t xml:space="preserve">). For example, </w:t>
        </w:r>
      </w:ins>
      <w:ins w:id="23" w:author="courtney" w:date="2025-04-09T16:21:00Z">
        <w:r>
          <w:rPr>
            <w:rFonts w:ascii="Georgia" w:hAnsi="Georgia"/>
            <w:sz w:val="22"/>
            <w:szCs w:val="22"/>
          </w:rPr>
          <w:t>while</w:t>
        </w:r>
      </w:ins>
      <w:r w:rsidR="008065C3">
        <w:rPr>
          <w:rFonts w:ascii="Georgia" w:hAnsi="Georgia"/>
          <w:sz w:val="22"/>
          <w:szCs w:val="22"/>
        </w:rPr>
        <w:t xml:space="preserve"> </w:t>
      </w:r>
      <w:ins w:id="24" w:author="courtney" w:date="2025-04-09T16:19:00Z">
        <w:r w:rsidRPr="00047F35">
          <w:rPr>
            <w:rFonts w:ascii="Georgia" w:hAnsi="Georgia"/>
            <w:sz w:val="22"/>
            <w:szCs w:val="22"/>
          </w:rPr>
          <w:t xml:space="preserve">Chinook salmon and walleye </w:t>
        </w:r>
      </w:ins>
      <w:ins w:id="25" w:author="courtney" w:date="2025-04-09T16:21:00Z">
        <w:r w:rsidRPr="00047F35">
          <w:rPr>
            <w:rFonts w:ascii="Georgia" w:hAnsi="Georgia"/>
            <w:sz w:val="22"/>
            <w:szCs w:val="22"/>
          </w:rPr>
          <w:t>Pollock</w:t>
        </w:r>
      </w:ins>
      <w:ins w:id="26" w:author="courtney" w:date="2025-04-09T16:19:00Z">
        <w:r w:rsidRPr="00047F35">
          <w:rPr>
            <w:rFonts w:ascii="Georgia" w:hAnsi="Georgia"/>
            <w:sz w:val="22"/>
            <w:szCs w:val="22"/>
          </w:rPr>
          <w:t xml:space="preserve"> </w:t>
        </w:r>
      </w:ins>
      <w:ins w:id="27" w:author="courtney" w:date="2025-04-09T16:21:00Z">
        <w:r>
          <w:rPr>
            <w:rFonts w:ascii="Georgia" w:hAnsi="Georgia"/>
            <w:sz w:val="22"/>
            <w:szCs w:val="22"/>
          </w:rPr>
          <w:t xml:space="preserve">have </w:t>
        </w:r>
      </w:ins>
      <w:ins w:id="28" w:author="courtney" w:date="2025-04-09T16:19:00Z">
        <w:r w:rsidRPr="00047F35">
          <w:rPr>
            <w:rFonts w:ascii="Georgia" w:hAnsi="Georgia"/>
            <w:sz w:val="22"/>
            <w:szCs w:val="22"/>
          </w:rPr>
          <w:t>overlapping ranges</w:t>
        </w:r>
        <w:r>
          <w:rPr>
            <w:rFonts w:ascii="Georgia" w:hAnsi="Georgia"/>
            <w:sz w:val="22"/>
            <w:szCs w:val="22"/>
          </w:rPr>
          <w:t>, pa</w:t>
        </w:r>
      </w:ins>
      <w:ins w:id="29" w:author="courtney" w:date="2025-04-09T16:21:00Z">
        <w:r>
          <w:rPr>
            <w:rFonts w:ascii="Georgia" w:hAnsi="Georgia"/>
            <w:sz w:val="22"/>
            <w:szCs w:val="22"/>
          </w:rPr>
          <w:t xml:space="preserve">st research had provided evidence </w:t>
        </w:r>
      </w:ins>
      <w:ins w:id="30" w:author="courtney" w:date="2025-04-09T16:22:00Z">
        <w:r>
          <w:rPr>
            <w:rFonts w:ascii="Georgia" w:hAnsi="Georgia"/>
            <w:sz w:val="22"/>
            <w:szCs w:val="22"/>
          </w:rPr>
          <w:t>differences in habitat and behavior preferences</w:t>
        </w:r>
      </w:ins>
      <w:ins w:id="31" w:author="courtney" w:date="2025-04-09T16:19:00Z">
        <w:r w:rsidRPr="00047F35">
          <w:rPr>
            <w:rFonts w:ascii="Georgia" w:hAnsi="Georgia"/>
            <w:sz w:val="22"/>
            <w:szCs w:val="22"/>
          </w:rPr>
          <w:t>.</w:t>
        </w:r>
        <w:r>
          <w:rPr>
            <w:rFonts w:ascii="Georgia" w:hAnsi="Georgia"/>
            <w:sz w:val="22"/>
            <w:szCs w:val="22"/>
          </w:rPr>
          <w:t xml:space="preserve"> </w:t>
        </w:r>
      </w:ins>
      <w:ins w:id="32" w:author="courtney" w:date="2025-04-09T16:03:00Z">
        <w:r w:rsidR="00B65E79">
          <w:rPr>
            <w:rFonts w:ascii="Georgia" w:hAnsi="Georgia"/>
            <w:sz w:val="22"/>
            <w:szCs w:val="22"/>
          </w:rPr>
          <w:t>Then go what is known about Chinook and Pollock distribution and behavior</w:t>
        </w:r>
      </w:ins>
      <w:r w:rsidR="008065C3">
        <w:rPr>
          <w:rFonts w:ascii="Georgia" w:hAnsi="Georgia"/>
          <w:sz w:val="22"/>
          <w:szCs w:val="22"/>
        </w:rPr>
        <w:t>….</w:t>
      </w:r>
    </w:p>
    <w:p w14:paraId="0B21D33C" w14:textId="77777777" w:rsidR="00506C04" w:rsidRDefault="00506C04" w:rsidP="00CF610C">
      <w:pPr>
        <w:rPr>
          <w:ins w:id="33" w:author="courtney" w:date="2025-04-09T16:22:00Z"/>
          <w:rFonts w:ascii="Georgia" w:hAnsi="Georgia"/>
          <w:sz w:val="22"/>
          <w:szCs w:val="22"/>
        </w:rPr>
      </w:pPr>
    </w:p>
    <w:p w14:paraId="2508C191" w14:textId="7138A937" w:rsidR="005A45AE" w:rsidRDefault="008065C3" w:rsidP="00CF610C">
      <w:pPr>
        <w:rPr>
          <w:rFonts w:ascii="Georgia" w:hAnsi="Georgia"/>
          <w:sz w:val="22"/>
          <w:szCs w:val="22"/>
        </w:rPr>
      </w:pPr>
      <w:commentRangeStart w:id="34"/>
      <w:r w:rsidRPr="00047F35">
        <w:rPr>
          <w:rFonts w:ascii="Georgia" w:hAnsi="Georgia"/>
          <w:sz w:val="22"/>
          <w:szCs w:val="22"/>
        </w:rPr>
        <w:t xml:space="preserve">Depth </w:t>
      </w:r>
      <w:r>
        <w:rPr>
          <w:rFonts w:ascii="Georgia" w:hAnsi="Georgia"/>
          <w:sz w:val="22"/>
          <w:szCs w:val="22"/>
        </w:rPr>
        <w:t xml:space="preserve">here </w:t>
      </w:r>
      <w:r w:rsidR="006E428F">
        <w:rPr>
          <w:rFonts w:ascii="Georgia" w:hAnsi="Georgia"/>
          <w:sz w:val="22"/>
          <w:szCs w:val="22"/>
        </w:rPr>
        <w:t>is selected as of</w:t>
      </w:r>
      <w:r w:rsidR="00CF610C" w:rsidRPr="00047F35">
        <w:rPr>
          <w:rFonts w:ascii="Georgia" w:hAnsi="Georgia"/>
          <w:sz w:val="22"/>
          <w:szCs w:val="22"/>
        </w:rPr>
        <w:t xml:space="preserve"> part</w:t>
      </w:r>
      <w:commentRangeEnd w:id="34"/>
      <w:r>
        <w:rPr>
          <w:rStyle w:val="CommentReference"/>
        </w:rPr>
        <w:commentReference w:id="34"/>
      </w:r>
      <w:r w:rsidR="00CF610C" w:rsidRPr="00047F35">
        <w:rPr>
          <w:rFonts w:ascii="Georgia" w:hAnsi="Georgia"/>
          <w:sz w:val="22"/>
          <w:szCs w:val="22"/>
        </w:rPr>
        <w:t>icular interest as Chinook salmon and walleye pollock occupy overlapping ranges</w:t>
      </w:r>
      <w:r w:rsidR="0008000F">
        <w:rPr>
          <w:rFonts w:ascii="Georgia" w:hAnsi="Georgia"/>
          <w:sz w:val="22"/>
          <w:szCs w:val="22"/>
        </w:rPr>
        <w:t xml:space="preserve"> but do not necessarily use the water column in the same way</w:t>
      </w:r>
      <w:r w:rsidR="00CF610C" w:rsidRPr="00047F35">
        <w:rPr>
          <w:rFonts w:ascii="Georgia" w:hAnsi="Georgia"/>
          <w:sz w:val="22"/>
          <w:szCs w:val="22"/>
        </w:rPr>
        <w:t xml:space="preserve">. Pollock are found from the seafloor to midwater and near-surface depths, </w:t>
      </w:r>
      <w:commentRangeStart w:id="35"/>
      <w:r w:rsidR="00CF610C" w:rsidRPr="00047F35">
        <w:rPr>
          <w:rFonts w:ascii="Georgia" w:hAnsi="Georgia"/>
          <w:sz w:val="22"/>
          <w:szCs w:val="22"/>
        </w:rPr>
        <w:t xml:space="preserve">with most catches occurring between 50 and 300 meters </w:t>
      </w:r>
      <w:commentRangeEnd w:id="35"/>
      <w:r w:rsidR="00B65E79">
        <w:rPr>
          <w:rStyle w:val="CommentReference"/>
        </w:rPr>
        <w:commentReference w:id="35"/>
      </w:r>
      <w:r w:rsidR="00CF610C" w:rsidRPr="00047F35">
        <w:rPr>
          <w:rFonts w:ascii="Georgia" w:hAnsi="Georgia"/>
          <w:sz w:val="22"/>
          <w:szCs w:val="22"/>
        </w:rPr>
        <w:t xml:space="preserve">using </w:t>
      </w:r>
      <w:commentRangeStart w:id="36"/>
      <w:r w:rsidR="00CF610C" w:rsidRPr="00047F35">
        <w:rPr>
          <w:rFonts w:ascii="Georgia" w:hAnsi="Georgia"/>
          <w:sz w:val="22"/>
          <w:szCs w:val="22"/>
        </w:rPr>
        <w:t xml:space="preserve">pelagic trawls </w:t>
      </w:r>
      <w:commentRangeEnd w:id="36"/>
      <w:r w:rsidR="00B65E79">
        <w:rPr>
          <w:rStyle w:val="CommentReference"/>
        </w:rPr>
        <w:commentReference w:id="36"/>
      </w:r>
      <w:r w:rsidR="00CF610C" w:rsidRPr="00047F35">
        <w:rPr>
          <w:rFonts w:ascii="Georgia" w:hAnsi="Georgia"/>
          <w:sz w:val="22"/>
          <w:szCs w:val="22"/>
        </w:rPr>
        <w:t>(</w:t>
      </w:r>
      <w:r w:rsidR="00C25772" w:rsidRPr="00047F35">
        <w:rPr>
          <w:rFonts w:ascii="Georgia" w:hAnsi="Georgia"/>
          <w:sz w:val="22"/>
          <w:szCs w:val="22"/>
        </w:rPr>
        <w:t>ADFG, 2025</w:t>
      </w:r>
      <w:r w:rsidR="00CF610C" w:rsidRPr="00047F35">
        <w:rPr>
          <w:rFonts w:ascii="Georgia" w:hAnsi="Georgia"/>
          <w:sz w:val="22"/>
          <w:szCs w:val="22"/>
        </w:rPr>
        <w:t>)</w:t>
      </w:r>
      <w:r w:rsidR="0008000F">
        <w:rPr>
          <w:rFonts w:ascii="Georgia" w:hAnsi="Georgia"/>
          <w:sz w:val="22"/>
          <w:szCs w:val="22"/>
        </w:rPr>
        <w:t>, a distribution which overlaps</w:t>
      </w:r>
      <w:r w:rsidR="00CF610C" w:rsidRPr="00047F35">
        <w:rPr>
          <w:rFonts w:ascii="Georgia" w:hAnsi="Georgia"/>
          <w:sz w:val="22"/>
          <w:szCs w:val="22"/>
        </w:rPr>
        <w:t xml:space="preserve"> with the 0–500 meter range observed </w:t>
      </w:r>
      <w:r w:rsidR="00C25772" w:rsidRPr="00047F35">
        <w:rPr>
          <w:rFonts w:ascii="Georgia" w:hAnsi="Georgia"/>
          <w:sz w:val="22"/>
          <w:szCs w:val="22"/>
        </w:rPr>
        <w:t>from</w:t>
      </w:r>
      <w:r w:rsidR="00CF610C" w:rsidRPr="00047F35">
        <w:rPr>
          <w:rFonts w:ascii="Georgia" w:hAnsi="Georgia"/>
          <w:sz w:val="22"/>
          <w:szCs w:val="22"/>
        </w:rPr>
        <w:t xml:space="preserve"> Chinook salmon in tagging studies (</w:t>
      </w:r>
      <w:r w:rsidR="00C25772" w:rsidRPr="00047F35">
        <w:rPr>
          <w:rFonts w:ascii="Georgia" w:hAnsi="Georgia"/>
          <w:sz w:val="22"/>
          <w:szCs w:val="22"/>
        </w:rPr>
        <w:t>Courtney, 2019</w:t>
      </w:r>
      <w:r w:rsidR="00CF610C" w:rsidRPr="00047F35">
        <w:rPr>
          <w:rFonts w:ascii="Georgia" w:hAnsi="Georgia"/>
          <w:sz w:val="22"/>
          <w:szCs w:val="22"/>
        </w:rPr>
        <w:t>)</w:t>
      </w:r>
      <w:r w:rsidR="005A45AE">
        <w:rPr>
          <w:rFonts w:ascii="Georgia" w:hAnsi="Georgia"/>
          <w:sz w:val="22"/>
          <w:szCs w:val="22"/>
        </w:rPr>
        <w:t xml:space="preserve">. </w:t>
      </w:r>
      <w:del w:id="37" w:author="courtney" w:date="2025-04-09T16:19:00Z">
        <w:r w:rsidR="005A45AE" w:rsidDel="00506C04">
          <w:rPr>
            <w:rFonts w:ascii="Georgia" w:hAnsi="Georgia"/>
            <w:sz w:val="22"/>
            <w:szCs w:val="22"/>
          </w:rPr>
          <w:delText xml:space="preserve">However, within these ranges both Pollock and Chinook show </w:delText>
        </w:r>
        <w:r w:rsidR="0008000F" w:rsidDel="00506C04">
          <w:rPr>
            <w:rFonts w:ascii="Georgia" w:hAnsi="Georgia"/>
            <w:sz w:val="22"/>
            <w:szCs w:val="22"/>
          </w:rPr>
          <w:delText xml:space="preserve">different and </w:delText>
        </w:r>
        <w:r w:rsidR="005A45AE" w:rsidDel="00506C04">
          <w:rPr>
            <w:rFonts w:ascii="Georgia" w:hAnsi="Georgia"/>
            <w:sz w:val="22"/>
            <w:szCs w:val="22"/>
          </w:rPr>
          <w:delText>dynamic behaviors.</w:delText>
        </w:r>
      </w:del>
    </w:p>
    <w:p w14:paraId="214A0F09" w14:textId="77777777" w:rsidR="005A45AE" w:rsidRDefault="005A45AE" w:rsidP="00CF610C">
      <w:pPr>
        <w:rPr>
          <w:rFonts w:ascii="Georgia" w:hAnsi="Georgia"/>
          <w:sz w:val="22"/>
          <w:szCs w:val="22"/>
        </w:rPr>
      </w:pPr>
    </w:p>
    <w:p w14:paraId="06197601" w14:textId="21130DE7" w:rsidR="005A45AE" w:rsidRDefault="0008000F" w:rsidP="005A45AE">
      <w:pPr>
        <w:rPr>
          <w:rFonts w:ascii="Georgia" w:hAnsi="Georgia"/>
          <w:sz w:val="22"/>
          <w:szCs w:val="22"/>
        </w:rPr>
      </w:pPr>
      <w:commentRangeStart w:id="38"/>
      <w:r>
        <w:rPr>
          <w:rFonts w:ascii="Georgia" w:hAnsi="Georgia"/>
          <w:sz w:val="22"/>
          <w:szCs w:val="22"/>
        </w:rPr>
        <w:t>Beginning</w:t>
      </w:r>
      <w:commentRangeEnd w:id="38"/>
      <w:r w:rsidR="00D77B2A">
        <w:rPr>
          <w:rStyle w:val="CommentReference"/>
        </w:rPr>
        <w:commentReference w:id="38"/>
      </w:r>
      <w:r>
        <w:rPr>
          <w:rFonts w:ascii="Georgia" w:hAnsi="Georgia"/>
          <w:sz w:val="22"/>
          <w:szCs w:val="22"/>
        </w:rPr>
        <w:t xml:space="preserve"> with </w:t>
      </w:r>
      <w:proofErr w:type="spellStart"/>
      <w:r>
        <w:rPr>
          <w:rFonts w:ascii="Georgia" w:hAnsi="Georgia"/>
          <w:sz w:val="22"/>
          <w:szCs w:val="22"/>
        </w:rPr>
        <w:t>pollock</w:t>
      </w:r>
      <w:proofErr w:type="spellEnd"/>
      <w:r>
        <w:rPr>
          <w:rFonts w:ascii="Georgia" w:hAnsi="Georgia"/>
          <w:sz w:val="22"/>
          <w:szCs w:val="22"/>
        </w:rPr>
        <w:t>, depth occupancy</w:t>
      </w:r>
      <w:r w:rsidR="005A45AE" w:rsidRPr="005A45AE">
        <w:rPr>
          <w:rFonts w:ascii="Georgia" w:hAnsi="Georgia"/>
          <w:sz w:val="22"/>
          <w:szCs w:val="22"/>
        </w:rPr>
        <w:t xml:space="preserve"> </w:t>
      </w:r>
      <w:r w:rsidR="003559A4">
        <w:rPr>
          <w:rFonts w:ascii="Georgia" w:hAnsi="Georgia"/>
          <w:sz w:val="22"/>
          <w:szCs w:val="22"/>
        </w:rPr>
        <w:t xml:space="preserve">seems to largely </w:t>
      </w:r>
      <w:r w:rsidR="006E428F">
        <w:rPr>
          <w:rFonts w:ascii="Georgia" w:hAnsi="Georgia"/>
          <w:sz w:val="22"/>
          <w:szCs w:val="22"/>
        </w:rPr>
        <w:t xml:space="preserve">be </w:t>
      </w:r>
      <w:r w:rsidR="003559A4">
        <w:rPr>
          <w:rFonts w:ascii="Georgia" w:hAnsi="Georgia"/>
          <w:sz w:val="22"/>
          <w:szCs w:val="22"/>
        </w:rPr>
        <w:t>a function of their seasonal migrations and place in the trophic web</w:t>
      </w:r>
      <w:r w:rsidR="005A45AE" w:rsidRPr="005A45AE">
        <w:rPr>
          <w:rFonts w:ascii="Georgia" w:hAnsi="Georgia"/>
          <w:sz w:val="22"/>
          <w:szCs w:val="22"/>
        </w:rPr>
        <w:t xml:space="preserve">. </w:t>
      </w:r>
      <w:r w:rsidR="003559A4">
        <w:rPr>
          <w:rFonts w:ascii="Georgia" w:hAnsi="Georgia"/>
          <w:sz w:val="22"/>
          <w:szCs w:val="22"/>
        </w:rPr>
        <w:t>There is clear age based stratification in the EBS where juveniles</w:t>
      </w:r>
      <w:r w:rsidR="005A45AE" w:rsidRPr="005A45AE">
        <w:rPr>
          <w:rFonts w:ascii="Georgia" w:hAnsi="Georgia"/>
          <w:sz w:val="22"/>
          <w:szCs w:val="22"/>
        </w:rPr>
        <w:t xml:space="preserve"> tend to remain above the thermocline</w:t>
      </w:r>
      <w:r w:rsidR="003559A4">
        <w:rPr>
          <w:rFonts w:ascii="Georgia" w:hAnsi="Georgia"/>
          <w:sz w:val="22"/>
          <w:szCs w:val="22"/>
        </w:rPr>
        <w:t xml:space="preserve"> (</w:t>
      </w:r>
      <w:r w:rsidR="005A45AE" w:rsidRPr="005A45AE">
        <w:rPr>
          <w:rFonts w:ascii="Georgia" w:hAnsi="Georgia"/>
          <w:sz w:val="22"/>
          <w:szCs w:val="22"/>
        </w:rPr>
        <w:t>in part due to their broader thermal tolerance (Duffy-Anderson, 2003)</w:t>
      </w:r>
      <w:del w:id="39" w:author="courtney" w:date="2025-04-08T14:54:00Z">
        <w:r w:rsidR="003559A4" w:rsidDel="00FA0CC9">
          <w:rPr>
            <w:rFonts w:ascii="Georgia" w:hAnsi="Georgia"/>
            <w:sz w:val="22"/>
            <w:szCs w:val="22"/>
          </w:rPr>
          <w:delText>)</w:delText>
        </w:r>
      </w:del>
      <w:r w:rsidR="003559A4">
        <w:rPr>
          <w:rFonts w:ascii="Georgia" w:hAnsi="Georgia"/>
          <w:sz w:val="22"/>
          <w:szCs w:val="22"/>
        </w:rPr>
        <w:t xml:space="preserve"> and adults tend to stay below – a partitioning strategy that seems to help avoid cannibalism</w:t>
      </w:r>
      <w:r w:rsidR="005A45AE" w:rsidRPr="005A45AE">
        <w:rPr>
          <w:rFonts w:ascii="Georgia" w:hAnsi="Georgia"/>
          <w:sz w:val="22"/>
          <w:szCs w:val="22"/>
        </w:rPr>
        <w:t xml:space="preserve"> (Schwartzman, 1994). </w:t>
      </w:r>
      <w:r w:rsidR="003559A4">
        <w:rPr>
          <w:rFonts w:ascii="Georgia" w:hAnsi="Georgia"/>
          <w:sz w:val="22"/>
          <w:szCs w:val="22"/>
        </w:rPr>
        <w:t xml:space="preserve">Within the GOA </w:t>
      </w:r>
      <w:r w:rsidR="006E428F">
        <w:rPr>
          <w:rFonts w:ascii="Georgia" w:hAnsi="Georgia"/>
          <w:sz w:val="22"/>
          <w:szCs w:val="22"/>
        </w:rPr>
        <w:t xml:space="preserve">however </w:t>
      </w:r>
      <w:r w:rsidR="003559A4">
        <w:rPr>
          <w:rFonts w:ascii="Georgia" w:hAnsi="Georgia"/>
          <w:sz w:val="22"/>
          <w:szCs w:val="22"/>
        </w:rPr>
        <w:t xml:space="preserve">there is less year class based </w:t>
      </w:r>
      <w:r w:rsidR="005A45AE" w:rsidRPr="005A45AE">
        <w:rPr>
          <w:rFonts w:ascii="Georgia" w:hAnsi="Georgia"/>
          <w:sz w:val="22"/>
          <w:szCs w:val="22"/>
        </w:rPr>
        <w:t xml:space="preserve">stratification </w:t>
      </w:r>
      <w:r w:rsidR="003559A4">
        <w:rPr>
          <w:rFonts w:ascii="Georgia" w:hAnsi="Georgia"/>
          <w:sz w:val="22"/>
          <w:szCs w:val="22"/>
        </w:rPr>
        <w:t>as</w:t>
      </w:r>
      <w:r w:rsidR="005A45AE" w:rsidRPr="005A45AE">
        <w:rPr>
          <w:rFonts w:ascii="Georgia" w:hAnsi="Georgia"/>
          <w:sz w:val="22"/>
          <w:szCs w:val="22"/>
        </w:rPr>
        <w:t xml:space="preserve"> cannibalism is less of an issue (Adams, 2007). </w:t>
      </w:r>
      <w:r w:rsidR="006E428F">
        <w:rPr>
          <w:rFonts w:ascii="Georgia" w:hAnsi="Georgia"/>
          <w:sz w:val="22"/>
          <w:szCs w:val="22"/>
        </w:rPr>
        <w:t xml:space="preserve">Furthermore, while </w:t>
      </w:r>
      <w:r w:rsidR="003559A4">
        <w:rPr>
          <w:rFonts w:ascii="Georgia" w:hAnsi="Georgia"/>
          <w:sz w:val="22"/>
          <w:szCs w:val="22"/>
        </w:rPr>
        <w:t xml:space="preserve">Juveniles show marked daily vertical migration (DVM) patterns </w:t>
      </w:r>
      <w:r w:rsidR="003559A4" w:rsidRPr="003559A4">
        <w:rPr>
          <w:rFonts w:ascii="Georgia" w:hAnsi="Georgia"/>
          <w:sz w:val="22"/>
          <w:szCs w:val="22"/>
        </w:rPr>
        <w:t>(Schwartzman, 1994)</w:t>
      </w:r>
      <w:r w:rsidR="003559A4">
        <w:rPr>
          <w:rFonts w:ascii="Georgia" w:hAnsi="Georgia"/>
          <w:sz w:val="22"/>
          <w:szCs w:val="22"/>
        </w:rPr>
        <w:t xml:space="preserve"> adult</w:t>
      </w:r>
      <w:r w:rsidR="005A45AE" w:rsidRPr="005A45AE">
        <w:rPr>
          <w:rFonts w:ascii="Georgia" w:hAnsi="Georgia"/>
          <w:sz w:val="22"/>
          <w:szCs w:val="22"/>
        </w:rPr>
        <w:t xml:space="preserve"> depth </w:t>
      </w:r>
      <w:r w:rsidR="006E428F">
        <w:rPr>
          <w:rFonts w:ascii="Georgia" w:hAnsi="Georgia"/>
          <w:sz w:val="22"/>
          <w:szCs w:val="22"/>
        </w:rPr>
        <w:t>occupancy</w:t>
      </w:r>
      <w:r w:rsidR="005A45AE" w:rsidRPr="005A45AE">
        <w:rPr>
          <w:rFonts w:ascii="Georgia" w:hAnsi="Georgia"/>
          <w:sz w:val="22"/>
          <w:szCs w:val="22"/>
        </w:rPr>
        <w:t xml:space="preserve"> is more variable and influenced by metabolism, body condition, temperature, and food availability. While some studies </w:t>
      </w:r>
      <w:r w:rsidR="006E428F">
        <w:rPr>
          <w:rFonts w:ascii="Georgia" w:hAnsi="Georgia"/>
          <w:sz w:val="22"/>
          <w:szCs w:val="22"/>
        </w:rPr>
        <w:t xml:space="preserve">have </w:t>
      </w:r>
      <w:r w:rsidR="005A45AE" w:rsidRPr="005A45AE">
        <w:rPr>
          <w:rFonts w:ascii="Georgia" w:hAnsi="Georgia"/>
          <w:sz w:val="22"/>
          <w:szCs w:val="22"/>
        </w:rPr>
        <w:t>found little evidence of diel migration in adults (Schwartzman, 1994), others observed vertical movement tied to prey like euphausiids, particularly in spring and summer (Adams, 2007) (Bailey, 2000). In these seasons, adult pollock may rise to within 20 meters of the surface at night in the GOA</w:t>
      </w:r>
      <w:r w:rsidR="006E428F">
        <w:rPr>
          <w:rFonts w:ascii="Georgia" w:hAnsi="Georgia"/>
          <w:sz w:val="22"/>
          <w:szCs w:val="22"/>
        </w:rPr>
        <w:t xml:space="preserve"> whereas at</w:t>
      </w:r>
      <w:r w:rsidR="005A45AE" w:rsidRPr="005A45AE">
        <w:rPr>
          <w:rFonts w:ascii="Georgia" w:hAnsi="Georgia"/>
          <w:sz w:val="22"/>
          <w:szCs w:val="22"/>
        </w:rPr>
        <w:t xml:space="preserve"> other times, such as November, they remain at greater depths and seem to be relying on different prey (Adams, 2007).</w:t>
      </w:r>
      <w:r w:rsidR="003559A4">
        <w:rPr>
          <w:rFonts w:ascii="Georgia" w:hAnsi="Georgia"/>
          <w:sz w:val="22"/>
          <w:szCs w:val="22"/>
        </w:rPr>
        <w:t xml:space="preserve"> In general, adult </w:t>
      </w:r>
      <w:r w:rsidR="005A45AE" w:rsidRPr="005A45AE">
        <w:rPr>
          <w:rFonts w:ascii="Georgia" w:hAnsi="Georgia"/>
          <w:sz w:val="22"/>
          <w:szCs w:val="22"/>
        </w:rPr>
        <w:t xml:space="preserve">pollock are known to occupy shallower waters just prior </w:t>
      </w:r>
      <w:r w:rsidR="003559A4">
        <w:rPr>
          <w:rFonts w:ascii="Georgia" w:hAnsi="Georgia"/>
          <w:sz w:val="22"/>
          <w:szCs w:val="22"/>
        </w:rPr>
        <w:t xml:space="preserve">to </w:t>
      </w:r>
      <w:r w:rsidR="005A45AE" w:rsidRPr="005A45AE">
        <w:rPr>
          <w:rFonts w:ascii="Georgia" w:hAnsi="Georgia"/>
          <w:sz w:val="22"/>
          <w:szCs w:val="22"/>
        </w:rPr>
        <w:t>and after spawning (</w:t>
      </w:r>
      <w:proofErr w:type="spellStart"/>
      <w:r w:rsidR="005A45AE" w:rsidRPr="005A45AE">
        <w:rPr>
          <w:rFonts w:ascii="Georgia" w:hAnsi="Georgia"/>
          <w:sz w:val="22"/>
          <w:szCs w:val="22"/>
        </w:rPr>
        <w:t>Kooka</w:t>
      </w:r>
      <w:proofErr w:type="spellEnd"/>
      <w:r w:rsidR="005A45AE" w:rsidRPr="005A45AE">
        <w:rPr>
          <w:rFonts w:ascii="Georgia" w:hAnsi="Georgia"/>
          <w:sz w:val="22"/>
          <w:szCs w:val="22"/>
        </w:rPr>
        <w:t xml:space="preserve">, 1998) </w:t>
      </w:r>
      <w:r w:rsidR="003559A4">
        <w:rPr>
          <w:rFonts w:ascii="Georgia" w:hAnsi="Georgia"/>
          <w:sz w:val="22"/>
          <w:szCs w:val="22"/>
        </w:rPr>
        <w:t>after which</w:t>
      </w:r>
      <w:r w:rsidR="005A45AE" w:rsidRPr="005A45AE">
        <w:rPr>
          <w:rFonts w:ascii="Georgia" w:hAnsi="Georgia"/>
          <w:sz w:val="22"/>
          <w:szCs w:val="22"/>
        </w:rPr>
        <w:t xml:space="preserve"> the fish will move offshore and into deeper waters (</w:t>
      </w:r>
      <w:proofErr w:type="spellStart"/>
      <w:r w:rsidR="005A45AE" w:rsidRPr="005A45AE">
        <w:rPr>
          <w:rFonts w:ascii="Georgia" w:hAnsi="Georgia"/>
          <w:sz w:val="22"/>
          <w:szCs w:val="22"/>
        </w:rPr>
        <w:t>Kooka</w:t>
      </w:r>
      <w:proofErr w:type="spellEnd"/>
      <w:r w:rsidR="005A45AE" w:rsidRPr="005A45AE">
        <w:rPr>
          <w:rFonts w:ascii="Georgia" w:hAnsi="Georgia"/>
          <w:sz w:val="22"/>
          <w:szCs w:val="22"/>
        </w:rPr>
        <w:t>, 1998) (ADF&amp;G, 2005). Schwartzman (1994) also found that larger biomass schools were associated with shallower waters (&lt;120m) and that average school depth increased with bottom depth, suggesting a dynamic link between aggregation size, depth, and oceanography.</w:t>
      </w:r>
    </w:p>
    <w:p w14:paraId="74DC3F49" w14:textId="77777777" w:rsidR="005A45AE" w:rsidRDefault="005A45AE" w:rsidP="00CF610C">
      <w:pPr>
        <w:rPr>
          <w:rFonts w:ascii="Georgia" w:hAnsi="Georgia"/>
          <w:sz w:val="22"/>
          <w:szCs w:val="22"/>
        </w:rPr>
      </w:pPr>
    </w:p>
    <w:p w14:paraId="1ED507DF" w14:textId="32384FD4" w:rsidR="006E428F" w:rsidRDefault="000B7171" w:rsidP="000B7171">
      <w:pPr>
        <w:rPr>
          <w:rFonts w:ascii="Georgia" w:hAnsi="Georgia"/>
          <w:sz w:val="22"/>
          <w:szCs w:val="22"/>
        </w:rPr>
      </w:pPr>
      <w:commentRangeStart w:id="40"/>
      <w:commentRangeStart w:id="41"/>
      <w:r>
        <w:rPr>
          <w:rFonts w:ascii="Georgia" w:hAnsi="Georgia"/>
          <w:sz w:val="22"/>
          <w:szCs w:val="22"/>
        </w:rPr>
        <w:t>In</w:t>
      </w:r>
      <w:commentRangeEnd w:id="41"/>
      <w:r w:rsidR="00D77B2A">
        <w:rPr>
          <w:rStyle w:val="CommentReference"/>
        </w:rPr>
        <w:commentReference w:id="41"/>
      </w:r>
      <w:r>
        <w:rPr>
          <w:rFonts w:ascii="Georgia" w:hAnsi="Georgia"/>
          <w:sz w:val="22"/>
          <w:szCs w:val="22"/>
        </w:rPr>
        <w:t xml:space="preserve"> contrast </w:t>
      </w:r>
      <w:commentRangeEnd w:id="40"/>
      <w:r w:rsidR="006A1DD1">
        <w:rPr>
          <w:rStyle w:val="CommentReference"/>
        </w:rPr>
        <w:commentReference w:id="40"/>
      </w:r>
      <w:r w:rsidR="003559A4">
        <w:rPr>
          <w:rFonts w:ascii="Georgia" w:hAnsi="Georgia"/>
          <w:sz w:val="22"/>
          <w:szCs w:val="22"/>
        </w:rPr>
        <w:t>Chinook show markedly different patterns</w:t>
      </w:r>
      <w:r w:rsidRPr="000B7171">
        <w:rPr>
          <w:rFonts w:ascii="Georgia" w:hAnsi="Georgia"/>
          <w:sz w:val="22"/>
          <w:szCs w:val="22"/>
        </w:rPr>
        <w:t>. First is the fact that Chinook tend to</w:t>
      </w:r>
      <w:r w:rsidR="006E428F">
        <w:rPr>
          <w:rFonts w:ascii="Georgia" w:hAnsi="Georgia"/>
          <w:sz w:val="22"/>
          <w:szCs w:val="22"/>
        </w:rPr>
        <w:t xml:space="preserve"> spend the majority of their time</w:t>
      </w:r>
      <w:r w:rsidRPr="000B7171">
        <w:rPr>
          <w:rFonts w:ascii="Georgia" w:hAnsi="Georgia"/>
          <w:sz w:val="22"/>
          <w:szCs w:val="22"/>
        </w:rPr>
        <w:t xml:space="preserve"> </w:t>
      </w:r>
      <w:r w:rsidR="006E428F">
        <w:rPr>
          <w:rFonts w:ascii="Georgia" w:hAnsi="Georgia"/>
          <w:sz w:val="22"/>
          <w:szCs w:val="22"/>
        </w:rPr>
        <w:t>in</w:t>
      </w:r>
      <w:r w:rsidRPr="000B7171">
        <w:rPr>
          <w:rFonts w:ascii="Georgia" w:hAnsi="Georgia"/>
          <w:sz w:val="22"/>
          <w:szCs w:val="22"/>
        </w:rPr>
        <w:t xml:space="preserve"> </w:t>
      </w:r>
      <w:r w:rsidR="006E428F">
        <w:rPr>
          <w:rFonts w:ascii="Georgia" w:hAnsi="Georgia"/>
          <w:sz w:val="22"/>
          <w:szCs w:val="22"/>
        </w:rPr>
        <w:t>the portion of</w:t>
      </w:r>
      <w:r w:rsidRPr="000B7171">
        <w:rPr>
          <w:rFonts w:ascii="Georgia" w:hAnsi="Georgia"/>
          <w:sz w:val="22"/>
          <w:szCs w:val="22"/>
        </w:rPr>
        <w:t xml:space="preserve"> the water column between 0 and 50m </w:t>
      </w:r>
      <w:r w:rsidR="003559A4">
        <w:rPr>
          <w:rFonts w:ascii="Georgia" w:hAnsi="Georgia"/>
          <w:sz w:val="22"/>
          <w:szCs w:val="22"/>
        </w:rPr>
        <w:t>but</w:t>
      </w:r>
      <w:r w:rsidR="006E428F">
        <w:rPr>
          <w:rFonts w:ascii="Georgia" w:hAnsi="Georgia"/>
          <w:sz w:val="22"/>
          <w:szCs w:val="22"/>
        </w:rPr>
        <w:t xml:space="preserve"> can be found all the way up to depths exceeding 500m</w:t>
      </w:r>
      <w:r w:rsidRPr="000B7171">
        <w:rPr>
          <w:rFonts w:ascii="Georgia" w:hAnsi="Georgia"/>
          <w:sz w:val="22"/>
          <w:szCs w:val="22"/>
        </w:rPr>
        <w:t xml:space="preserve"> (Courtney, 2019, 2021). </w:t>
      </w:r>
      <w:commentRangeStart w:id="42"/>
      <w:del w:id="43" w:author="courtney" w:date="2025-04-09T16:39:00Z">
        <w:r w:rsidR="006E428F" w:rsidDel="00E31CF0">
          <w:rPr>
            <w:rFonts w:ascii="Georgia" w:hAnsi="Georgia"/>
            <w:sz w:val="22"/>
            <w:szCs w:val="22"/>
          </w:rPr>
          <w:delText>The are also exceptionally active and have been observed to spend</w:delText>
        </w:r>
        <w:r w:rsidR="006E428F" w:rsidRPr="000B7171" w:rsidDel="00E31CF0">
          <w:rPr>
            <w:rFonts w:ascii="Georgia" w:hAnsi="Georgia"/>
            <w:sz w:val="22"/>
            <w:szCs w:val="22"/>
          </w:rPr>
          <w:delText xml:space="preserve"> less than 25% of their time at any single 5-meter depth increment (Orsi, 1995</w:delText>
        </w:r>
        <w:r w:rsidR="006E428F" w:rsidDel="00E31CF0">
          <w:rPr>
            <w:rFonts w:ascii="Georgia" w:hAnsi="Georgia"/>
            <w:sz w:val="22"/>
            <w:szCs w:val="22"/>
          </w:rPr>
          <w:delText xml:space="preserve">). </w:delText>
        </w:r>
        <w:commentRangeEnd w:id="42"/>
        <w:r w:rsidR="00E31CF0" w:rsidDel="00E31CF0">
          <w:rPr>
            <w:rStyle w:val="CommentReference"/>
          </w:rPr>
          <w:commentReference w:id="42"/>
        </w:r>
      </w:del>
      <w:r w:rsidR="003559A4">
        <w:rPr>
          <w:rFonts w:ascii="Georgia" w:hAnsi="Georgia"/>
          <w:sz w:val="22"/>
          <w:szCs w:val="22"/>
        </w:rPr>
        <w:t xml:space="preserve">Diel </w:t>
      </w:r>
      <w:r w:rsidR="006E428F">
        <w:rPr>
          <w:rFonts w:ascii="Georgia" w:hAnsi="Georgia"/>
          <w:sz w:val="22"/>
          <w:szCs w:val="22"/>
        </w:rPr>
        <w:t>activity</w:t>
      </w:r>
      <w:r w:rsidR="003559A4">
        <w:rPr>
          <w:rFonts w:ascii="Georgia" w:hAnsi="Georgia"/>
          <w:sz w:val="22"/>
          <w:szCs w:val="22"/>
        </w:rPr>
        <w:t xml:space="preserve"> has </w:t>
      </w:r>
      <w:r w:rsidR="006E428F">
        <w:rPr>
          <w:rFonts w:ascii="Georgia" w:hAnsi="Georgia"/>
          <w:sz w:val="22"/>
          <w:szCs w:val="22"/>
        </w:rPr>
        <w:t xml:space="preserve">also </w:t>
      </w:r>
      <w:r w:rsidR="003559A4">
        <w:rPr>
          <w:rFonts w:ascii="Georgia" w:hAnsi="Georgia"/>
          <w:sz w:val="22"/>
          <w:szCs w:val="22"/>
        </w:rPr>
        <w:t xml:space="preserve">generally been observed in one form or another but there is </w:t>
      </w:r>
      <w:r w:rsidR="000A0AB6">
        <w:rPr>
          <w:rFonts w:ascii="Georgia" w:hAnsi="Georgia"/>
          <w:sz w:val="22"/>
          <w:szCs w:val="22"/>
        </w:rPr>
        <w:t>significant variability amongst individual fish</w:t>
      </w:r>
      <w:r w:rsidR="003559A4">
        <w:rPr>
          <w:rFonts w:ascii="Georgia" w:hAnsi="Georgia"/>
          <w:sz w:val="22"/>
          <w:szCs w:val="22"/>
        </w:rPr>
        <w:t xml:space="preserve"> </w:t>
      </w:r>
      <w:r w:rsidR="000A0AB6" w:rsidRPr="000B7171">
        <w:rPr>
          <w:rFonts w:ascii="Georgia" w:hAnsi="Georgia"/>
          <w:sz w:val="22"/>
          <w:szCs w:val="22"/>
        </w:rPr>
        <w:t>(Freshwater, 2024) (</w:t>
      </w:r>
      <w:proofErr w:type="spellStart"/>
      <w:r w:rsidR="000A0AB6" w:rsidRPr="000B7171">
        <w:rPr>
          <w:rFonts w:ascii="Georgia" w:hAnsi="Georgia"/>
          <w:sz w:val="22"/>
          <w:szCs w:val="22"/>
        </w:rPr>
        <w:t>Arostegui</w:t>
      </w:r>
      <w:proofErr w:type="spellEnd"/>
      <w:r w:rsidR="000A0AB6" w:rsidRPr="000B7171">
        <w:rPr>
          <w:rFonts w:ascii="Georgia" w:hAnsi="Georgia"/>
          <w:sz w:val="22"/>
          <w:szCs w:val="22"/>
        </w:rPr>
        <w:t>, 2017)</w:t>
      </w:r>
      <w:r w:rsidR="000A0AB6">
        <w:rPr>
          <w:rFonts w:ascii="Georgia" w:hAnsi="Georgia"/>
          <w:sz w:val="22"/>
          <w:szCs w:val="22"/>
        </w:rPr>
        <w:t xml:space="preserve">. </w:t>
      </w:r>
      <w:r w:rsidR="000A0AB6" w:rsidRPr="000B7171">
        <w:rPr>
          <w:rFonts w:ascii="Georgia" w:hAnsi="Georgia"/>
          <w:sz w:val="22"/>
          <w:szCs w:val="22"/>
        </w:rPr>
        <w:t xml:space="preserve">Unlike species exhibiting a classic diel vertical migration (DVM) pattern—ascending at night and descending during the day—Chinook salmon display more flexible diel behaviors, sometimes reversing their movement patterns seasonally </w:t>
      </w:r>
      <w:commentRangeStart w:id="44"/>
      <w:r w:rsidR="000A0AB6" w:rsidRPr="000B7171">
        <w:rPr>
          <w:rFonts w:ascii="Georgia" w:hAnsi="Georgia"/>
          <w:sz w:val="22"/>
          <w:szCs w:val="22"/>
        </w:rPr>
        <w:t>(</w:t>
      </w:r>
      <w:proofErr w:type="spellStart"/>
      <w:r w:rsidR="000A0AB6" w:rsidRPr="000B7171">
        <w:rPr>
          <w:rFonts w:ascii="Georgia" w:hAnsi="Georgia"/>
          <w:sz w:val="22"/>
          <w:szCs w:val="22"/>
        </w:rPr>
        <w:t>Arostegui</w:t>
      </w:r>
      <w:proofErr w:type="spellEnd"/>
      <w:r w:rsidR="000A0AB6" w:rsidRPr="000B7171">
        <w:rPr>
          <w:rFonts w:ascii="Georgia" w:hAnsi="Georgia"/>
          <w:sz w:val="22"/>
          <w:szCs w:val="22"/>
        </w:rPr>
        <w:t xml:space="preserve">, 2017). </w:t>
      </w:r>
      <w:commentRangeEnd w:id="44"/>
      <w:r w:rsidR="007F342B">
        <w:rPr>
          <w:rStyle w:val="CommentReference"/>
        </w:rPr>
        <w:commentReference w:id="44"/>
      </w:r>
      <w:r w:rsidR="000A0AB6" w:rsidRPr="000B7171">
        <w:rPr>
          <w:rFonts w:ascii="Georgia" w:hAnsi="Georgia"/>
          <w:sz w:val="22"/>
          <w:szCs w:val="22"/>
        </w:rPr>
        <w:t>Response to bottom depth is another key driver, with salmon distribution often correlating strongly with bathymetry, though fine-scale topographic influences remain less well understood (Freshwater, 2024). Similarly, size and maturity play a role, with larger fish tending to be found at deeper depths (Freshwater, 2024).</w:t>
      </w:r>
      <w:r w:rsidR="000A0AB6">
        <w:rPr>
          <w:rFonts w:ascii="Georgia" w:hAnsi="Georgia"/>
          <w:sz w:val="22"/>
          <w:szCs w:val="22"/>
        </w:rPr>
        <w:t xml:space="preserve"> </w:t>
      </w:r>
      <w:r w:rsidR="000A0AB6" w:rsidRPr="000B7171">
        <w:rPr>
          <w:rFonts w:ascii="Georgia" w:hAnsi="Georgia"/>
          <w:sz w:val="22"/>
          <w:szCs w:val="22"/>
        </w:rPr>
        <w:t xml:space="preserve">Less consistent patterns have </w:t>
      </w:r>
      <w:r w:rsidR="006E428F">
        <w:rPr>
          <w:rFonts w:ascii="Georgia" w:hAnsi="Georgia"/>
          <w:sz w:val="22"/>
          <w:szCs w:val="22"/>
        </w:rPr>
        <w:t xml:space="preserve">also </w:t>
      </w:r>
      <w:r w:rsidR="000A0AB6" w:rsidRPr="000B7171">
        <w:rPr>
          <w:rFonts w:ascii="Georgia" w:hAnsi="Georgia"/>
          <w:sz w:val="22"/>
          <w:szCs w:val="22"/>
        </w:rPr>
        <w:t xml:space="preserve">been reported </w:t>
      </w:r>
      <w:r w:rsidR="006E428F">
        <w:rPr>
          <w:rFonts w:ascii="Georgia" w:hAnsi="Georgia"/>
          <w:sz w:val="22"/>
          <w:szCs w:val="22"/>
        </w:rPr>
        <w:t>between depth occupancy and</w:t>
      </w:r>
      <w:r w:rsidR="000A0AB6" w:rsidRPr="000B7171">
        <w:rPr>
          <w:rFonts w:ascii="Georgia" w:hAnsi="Georgia"/>
          <w:sz w:val="22"/>
          <w:szCs w:val="22"/>
        </w:rPr>
        <w:t xml:space="preserve"> temperature, productivity indicators, and current velocity </w:t>
      </w:r>
      <w:r w:rsidR="006E428F">
        <w:rPr>
          <w:rFonts w:ascii="Georgia" w:hAnsi="Georgia"/>
          <w:sz w:val="22"/>
          <w:szCs w:val="22"/>
        </w:rPr>
        <w:t>as well as</w:t>
      </w:r>
      <w:r w:rsidR="000A0AB6" w:rsidRPr="000B7171">
        <w:rPr>
          <w:rFonts w:ascii="Georgia" w:hAnsi="Georgia"/>
          <w:sz w:val="22"/>
          <w:szCs w:val="22"/>
        </w:rPr>
        <w:t xml:space="preserve"> other </w:t>
      </w:r>
      <w:r w:rsidR="000A0AB6" w:rsidRPr="000B7171">
        <w:rPr>
          <w:rFonts w:ascii="Georgia" w:hAnsi="Georgia"/>
          <w:sz w:val="22"/>
          <w:szCs w:val="22"/>
        </w:rPr>
        <w:lastRenderedPageBreak/>
        <w:t xml:space="preserve">temporal drivers like the lunar cycle (Freshwater, 2024) (Orsi, 1995). Productivity-related features, such as zooplankton concentration and chlorophyll-a levels, have been weakly predictive, with some studies suggesting indirect links—such as higher chlorophyll-a near the surface in spring coinciding with shallower salmon distributions, potentially due to increased prey availability or reduced predation risk from decreased water clarity (Freshwater, 2024). </w:t>
      </w:r>
    </w:p>
    <w:p w14:paraId="07A25382" w14:textId="77777777" w:rsidR="006E428F" w:rsidRDefault="006E428F" w:rsidP="000B7171">
      <w:pPr>
        <w:rPr>
          <w:rFonts w:ascii="Georgia" w:hAnsi="Georgia"/>
          <w:sz w:val="22"/>
          <w:szCs w:val="22"/>
        </w:rPr>
      </w:pPr>
    </w:p>
    <w:p w14:paraId="195FA668" w14:textId="598394DA" w:rsidR="000A0AB6" w:rsidRDefault="006E428F" w:rsidP="000B7171">
      <w:pPr>
        <w:rPr>
          <w:rFonts w:ascii="Georgia" w:hAnsi="Georgia"/>
          <w:sz w:val="22"/>
          <w:szCs w:val="22"/>
        </w:rPr>
      </w:pPr>
      <w:commentRangeStart w:id="45"/>
      <w:r>
        <w:rPr>
          <w:rFonts w:ascii="Georgia" w:hAnsi="Georgia"/>
          <w:sz w:val="22"/>
          <w:szCs w:val="22"/>
        </w:rPr>
        <w:t>Despite these differences Walleye pollock and Chinook salmon do share the fact that</w:t>
      </w:r>
      <w:r w:rsidR="000A0AB6">
        <w:rPr>
          <w:rFonts w:ascii="Georgia" w:hAnsi="Georgia"/>
          <w:sz w:val="22"/>
          <w:szCs w:val="22"/>
        </w:rPr>
        <w:t xml:space="preserve"> </w:t>
      </w:r>
      <w:r w:rsidR="000A0AB6" w:rsidRPr="000B7171">
        <w:rPr>
          <w:rFonts w:ascii="Georgia" w:hAnsi="Georgia"/>
          <w:sz w:val="22"/>
          <w:szCs w:val="22"/>
        </w:rPr>
        <w:t>seasonality is one of the strongest predictors</w:t>
      </w:r>
      <w:r w:rsidR="000A0AB6">
        <w:rPr>
          <w:rFonts w:ascii="Georgia" w:hAnsi="Georgia"/>
          <w:sz w:val="22"/>
          <w:szCs w:val="22"/>
        </w:rPr>
        <w:t xml:space="preserve"> for </w:t>
      </w:r>
      <w:r>
        <w:rPr>
          <w:rFonts w:ascii="Georgia" w:hAnsi="Georgia"/>
          <w:sz w:val="22"/>
          <w:szCs w:val="22"/>
        </w:rPr>
        <w:t>their depth occupancy with both species tending to occupy</w:t>
      </w:r>
      <w:r w:rsidR="000A0AB6" w:rsidRPr="000B7171">
        <w:rPr>
          <w:rFonts w:ascii="Georgia" w:hAnsi="Georgia"/>
          <w:sz w:val="22"/>
          <w:szCs w:val="22"/>
        </w:rPr>
        <w:t xml:space="preserve"> shallower depths in the spring and progressively deeper waters in summer, fall, and winter (Freshwater, 2024) (Orsi, 1995) (Walker, 2007).</w:t>
      </w:r>
      <w:r w:rsidR="000A0AB6">
        <w:rPr>
          <w:rFonts w:ascii="Georgia" w:hAnsi="Georgia"/>
          <w:sz w:val="22"/>
          <w:szCs w:val="22"/>
        </w:rPr>
        <w:t xml:space="preserve"> However, </w:t>
      </w:r>
      <w:r>
        <w:rPr>
          <w:rFonts w:ascii="Georgia" w:hAnsi="Georgia"/>
          <w:sz w:val="22"/>
          <w:szCs w:val="22"/>
        </w:rPr>
        <w:t>there are still clear differences in the drivers for this behavior as pollock are driven by their</w:t>
      </w:r>
      <w:ins w:id="46" w:author="courtney" w:date="2025-04-08T16:17:00Z">
        <w:r w:rsidR="00941198">
          <w:rPr>
            <w:rFonts w:ascii="Georgia" w:hAnsi="Georgia"/>
            <w:sz w:val="22"/>
            <w:szCs w:val="22"/>
          </w:rPr>
          <w:t xml:space="preserve"> annual?</w:t>
        </w:r>
      </w:ins>
      <w:r>
        <w:rPr>
          <w:rFonts w:ascii="Georgia" w:hAnsi="Georgia"/>
          <w:sz w:val="22"/>
          <w:szCs w:val="22"/>
        </w:rPr>
        <w:t xml:space="preserve"> spawning cycle </w:t>
      </w:r>
      <w:r w:rsidRPr="005A45AE">
        <w:rPr>
          <w:rFonts w:ascii="Georgia" w:hAnsi="Georgia"/>
          <w:sz w:val="22"/>
          <w:szCs w:val="22"/>
        </w:rPr>
        <w:t>(ADF&amp;G, 2005)</w:t>
      </w:r>
      <w:r>
        <w:rPr>
          <w:rFonts w:ascii="Georgia" w:hAnsi="Georgia"/>
          <w:sz w:val="22"/>
          <w:szCs w:val="22"/>
        </w:rPr>
        <w:t xml:space="preserve"> whereas Chinook salmon, being semelparous and anadromous, are being driven by other factors.</w:t>
      </w:r>
      <w:commentRangeEnd w:id="45"/>
      <w:r w:rsidR="00E31CF0">
        <w:rPr>
          <w:rStyle w:val="CommentReference"/>
        </w:rPr>
        <w:commentReference w:id="45"/>
      </w:r>
    </w:p>
    <w:p w14:paraId="37A2EB42" w14:textId="77777777" w:rsidR="000A0AB6" w:rsidRDefault="000A0AB6" w:rsidP="000B7171">
      <w:pPr>
        <w:rPr>
          <w:rFonts w:ascii="Georgia" w:hAnsi="Georgia"/>
          <w:sz w:val="22"/>
          <w:szCs w:val="22"/>
        </w:rPr>
      </w:pPr>
    </w:p>
    <w:p w14:paraId="508E533B" w14:textId="360E9C97" w:rsidR="00CD254D" w:rsidRDefault="000A0AB6" w:rsidP="00CF610C">
      <w:pPr>
        <w:rPr>
          <w:rFonts w:ascii="Georgia" w:hAnsi="Georgia"/>
          <w:sz w:val="22"/>
          <w:szCs w:val="22"/>
        </w:rPr>
      </w:pPr>
      <w:del w:id="47" w:author="courtney" w:date="2025-04-09T16:48:00Z">
        <w:r w:rsidDel="00776974">
          <w:rPr>
            <w:rFonts w:ascii="Georgia" w:hAnsi="Georgia"/>
            <w:sz w:val="22"/>
            <w:szCs w:val="22"/>
          </w:rPr>
          <w:delText xml:space="preserve">Given these behavioral differences, a model </w:delText>
        </w:r>
      </w:del>
      <w:ins w:id="48" w:author="courtney" w:date="2025-04-09T16:48:00Z">
        <w:r w:rsidR="00776974">
          <w:rPr>
            <w:rFonts w:ascii="Georgia" w:hAnsi="Georgia"/>
            <w:sz w:val="22"/>
            <w:szCs w:val="22"/>
          </w:rPr>
          <w:t xml:space="preserve">Model </w:t>
        </w:r>
      </w:ins>
      <w:r>
        <w:rPr>
          <w:rFonts w:ascii="Georgia" w:hAnsi="Georgia"/>
          <w:sz w:val="22"/>
          <w:szCs w:val="22"/>
        </w:rPr>
        <w:t xml:space="preserve">that can take current scientific data and provide context specific predictions of Chinook salmon depth occupancy would likely be a step forward in refining bycatch mitigation </w:t>
      </w:r>
      <w:proofErr w:type="spellStart"/>
      <w:r>
        <w:rPr>
          <w:rFonts w:ascii="Georgia" w:hAnsi="Georgia"/>
          <w:sz w:val="22"/>
          <w:szCs w:val="22"/>
        </w:rPr>
        <w:t>strategies.</w:t>
      </w:r>
      <w:del w:id="49" w:author="courtney" w:date="2025-04-09T16:45:00Z">
        <w:r w:rsidDel="00776974">
          <w:rPr>
            <w:rFonts w:ascii="Georgia" w:hAnsi="Georgia"/>
            <w:sz w:val="22"/>
            <w:szCs w:val="22"/>
          </w:rPr>
          <w:delText xml:space="preserve"> </w:delText>
        </w:r>
      </w:del>
      <w:commentRangeStart w:id="50"/>
      <w:r w:rsidR="00CD254D">
        <w:rPr>
          <w:rFonts w:ascii="Georgia" w:hAnsi="Georgia"/>
          <w:sz w:val="22"/>
          <w:szCs w:val="22"/>
        </w:rPr>
        <w:t>The</w:t>
      </w:r>
      <w:proofErr w:type="spellEnd"/>
      <w:r w:rsidR="00CD254D">
        <w:rPr>
          <w:rFonts w:ascii="Georgia" w:hAnsi="Georgia"/>
          <w:sz w:val="22"/>
          <w:szCs w:val="22"/>
        </w:rPr>
        <w:t xml:space="preserve"> several</w:t>
      </w:r>
      <w:r w:rsidR="00CF610C" w:rsidRPr="00047F35">
        <w:rPr>
          <w:rFonts w:ascii="Georgia" w:hAnsi="Georgia"/>
          <w:sz w:val="22"/>
          <w:szCs w:val="22"/>
        </w:rPr>
        <w:t xml:space="preserve"> studies </w:t>
      </w:r>
      <w:r w:rsidR="00CD254D">
        <w:rPr>
          <w:rFonts w:ascii="Georgia" w:hAnsi="Georgia"/>
          <w:sz w:val="22"/>
          <w:szCs w:val="22"/>
        </w:rPr>
        <w:t xml:space="preserve">that </w:t>
      </w:r>
      <w:r w:rsidR="00CF610C" w:rsidRPr="00047F35">
        <w:rPr>
          <w:rFonts w:ascii="Georgia" w:hAnsi="Georgia"/>
          <w:sz w:val="22"/>
          <w:szCs w:val="22"/>
        </w:rPr>
        <w:t>have examined depth occupancy in Chinook salmon</w:t>
      </w:r>
      <w:r>
        <w:rPr>
          <w:rFonts w:ascii="Georgia" w:hAnsi="Georgia"/>
          <w:sz w:val="22"/>
          <w:szCs w:val="22"/>
        </w:rPr>
        <w:t xml:space="preserve"> </w:t>
      </w:r>
      <w:r w:rsidR="00CF610C" w:rsidRPr="00047F35">
        <w:rPr>
          <w:rFonts w:ascii="Georgia" w:hAnsi="Georgia"/>
          <w:sz w:val="22"/>
          <w:szCs w:val="22"/>
        </w:rPr>
        <w:t>have primarily focused on understanding the factors influencing depth use rather than developing inferential tools for prediction (</w:t>
      </w:r>
      <w:r w:rsidR="003666CF" w:rsidRPr="00047F35">
        <w:rPr>
          <w:rFonts w:ascii="Georgia" w:hAnsi="Georgia"/>
          <w:sz w:val="22"/>
          <w:szCs w:val="22"/>
        </w:rPr>
        <w:t>Freshwater, 2024</w:t>
      </w:r>
      <w:r w:rsidR="00CF610C" w:rsidRPr="00047F35">
        <w:rPr>
          <w:rFonts w:ascii="Georgia" w:hAnsi="Georgia"/>
          <w:sz w:val="22"/>
          <w:szCs w:val="22"/>
        </w:rPr>
        <w:t>). Machine learning has also been applied, but mainly to analyze how environmental covariates influence depth occupancy, rather than generating practical predictive models (</w:t>
      </w:r>
      <w:r w:rsidR="003666CF" w:rsidRPr="00047F35">
        <w:rPr>
          <w:rFonts w:ascii="Georgia" w:hAnsi="Georgia"/>
          <w:sz w:val="22"/>
          <w:szCs w:val="22"/>
        </w:rPr>
        <w:t>Freshwater, 2024</w:t>
      </w:r>
      <w:r w:rsidR="00CF610C" w:rsidRPr="00047F35">
        <w:rPr>
          <w:rFonts w:ascii="Georgia" w:hAnsi="Georgia"/>
          <w:sz w:val="22"/>
          <w:szCs w:val="22"/>
        </w:rPr>
        <w:t xml:space="preserve">). Given that fish behavior in response to environmental factors is inherently stochastic, an effective model would not aim to pinpoint exact </w:t>
      </w:r>
      <w:r w:rsidR="003666CF" w:rsidRPr="00047F35">
        <w:rPr>
          <w:rFonts w:ascii="Georgia" w:hAnsi="Georgia"/>
          <w:sz w:val="22"/>
          <w:szCs w:val="22"/>
        </w:rPr>
        <w:t>depths but</w:t>
      </w:r>
      <w:r w:rsidR="00CF610C" w:rsidRPr="00047F35">
        <w:rPr>
          <w:rFonts w:ascii="Georgia" w:hAnsi="Georgia"/>
          <w:sz w:val="22"/>
          <w:szCs w:val="22"/>
        </w:rPr>
        <w:t xml:space="preserve"> rather estimate the likelihood of salmon occupying different depth ranges within the water column</w:t>
      </w:r>
      <w:r w:rsidR="00CD254D">
        <w:rPr>
          <w:rFonts w:ascii="Georgia" w:hAnsi="Georgia"/>
          <w:sz w:val="22"/>
          <w:szCs w:val="22"/>
        </w:rPr>
        <w:t xml:space="preserve"> </w:t>
      </w:r>
      <w:r w:rsidR="006E428F">
        <w:rPr>
          <w:rFonts w:ascii="Georgia" w:hAnsi="Georgia"/>
          <w:sz w:val="22"/>
          <w:szCs w:val="22"/>
        </w:rPr>
        <w:t>- like</w:t>
      </w:r>
      <w:r w:rsidR="00CD254D">
        <w:rPr>
          <w:rFonts w:ascii="Georgia" w:hAnsi="Georgia"/>
          <w:sz w:val="22"/>
          <w:szCs w:val="22"/>
        </w:rPr>
        <w:t xml:space="preserve"> </w:t>
      </w:r>
      <w:r w:rsidR="006E428F">
        <w:rPr>
          <w:rFonts w:ascii="Georgia" w:hAnsi="Georgia"/>
          <w:sz w:val="22"/>
          <w:szCs w:val="22"/>
        </w:rPr>
        <w:t>an</w:t>
      </w:r>
      <w:r w:rsidR="00CD254D">
        <w:rPr>
          <w:rFonts w:ascii="Georgia" w:hAnsi="Georgia"/>
          <w:sz w:val="22"/>
          <w:szCs w:val="22"/>
        </w:rPr>
        <w:t xml:space="preserve"> approach taken by (</w:t>
      </w:r>
      <w:proofErr w:type="spellStart"/>
      <w:r w:rsidR="00CD254D" w:rsidRPr="000B7171">
        <w:rPr>
          <w:rFonts w:ascii="Georgia" w:hAnsi="Georgia"/>
          <w:sz w:val="22"/>
          <w:szCs w:val="22"/>
        </w:rPr>
        <w:t>Arostegui</w:t>
      </w:r>
      <w:proofErr w:type="spellEnd"/>
      <w:r w:rsidR="00CD254D">
        <w:rPr>
          <w:rFonts w:ascii="Georgia" w:hAnsi="Georgia"/>
          <w:sz w:val="22"/>
          <w:szCs w:val="22"/>
        </w:rPr>
        <w:t>, 2017)</w:t>
      </w:r>
      <w:r w:rsidR="00CF610C" w:rsidRPr="00047F35">
        <w:rPr>
          <w:rFonts w:ascii="Georgia" w:hAnsi="Georgia"/>
          <w:sz w:val="22"/>
          <w:szCs w:val="22"/>
        </w:rPr>
        <w:t xml:space="preserve">. </w:t>
      </w:r>
      <w:r w:rsidR="00CD254D">
        <w:rPr>
          <w:rFonts w:ascii="Georgia" w:hAnsi="Georgia"/>
          <w:sz w:val="22"/>
          <w:szCs w:val="22"/>
        </w:rPr>
        <w:t xml:space="preserve">However, like </w:t>
      </w:r>
      <w:r w:rsidR="00CD254D" w:rsidRPr="00047F35">
        <w:rPr>
          <w:rFonts w:ascii="Georgia" w:hAnsi="Georgia"/>
          <w:sz w:val="22"/>
          <w:szCs w:val="22"/>
        </w:rPr>
        <w:t>(Freshwater, 2024)</w:t>
      </w:r>
      <w:r w:rsidR="00CD254D">
        <w:rPr>
          <w:rFonts w:ascii="Georgia" w:hAnsi="Georgia"/>
          <w:sz w:val="22"/>
          <w:szCs w:val="22"/>
        </w:rPr>
        <w:t xml:space="preserve"> we would like to apply machine learning to generate more fine scale predictions as machine learning methods are well known for being to elucidate complex, non-linear patterns from given datasets. </w:t>
      </w:r>
      <w:commentRangeEnd w:id="50"/>
      <w:r w:rsidR="005C4716">
        <w:rPr>
          <w:rStyle w:val="CommentReference"/>
        </w:rPr>
        <w:commentReference w:id="50"/>
      </w:r>
    </w:p>
    <w:p w14:paraId="049F9FFD" w14:textId="77777777" w:rsidR="0024168D" w:rsidRDefault="0024168D" w:rsidP="00CF610C">
      <w:pPr>
        <w:rPr>
          <w:rFonts w:ascii="Georgia" w:hAnsi="Georgia"/>
          <w:sz w:val="22"/>
          <w:szCs w:val="22"/>
        </w:rPr>
      </w:pPr>
    </w:p>
    <w:p w14:paraId="4DF0A6D6" w14:textId="6DF9E851" w:rsidR="004D50A3" w:rsidRPr="00047F35" w:rsidRDefault="00D5339F" w:rsidP="00CF610C">
      <w:pPr>
        <w:rPr>
          <w:rFonts w:ascii="Georgia" w:hAnsi="Georgia"/>
          <w:sz w:val="22"/>
          <w:szCs w:val="22"/>
        </w:rPr>
      </w:pPr>
      <w:r>
        <w:rPr>
          <w:rFonts w:ascii="Georgia" w:hAnsi="Georgia"/>
          <w:color w:val="222222"/>
          <w:sz w:val="22"/>
          <w:szCs w:val="22"/>
          <w:shd w:val="clear" w:color="auto" w:fill="FFFFFF"/>
        </w:rPr>
        <w:t>Our goal</w:t>
      </w:r>
      <w:r w:rsidR="006E428F">
        <w:rPr>
          <w:rFonts w:ascii="Georgia" w:hAnsi="Georgia"/>
          <w:color w:val="222222"/>
          <w:sz w:val="22"/>
          <w:szCs w:val="22"/>
          <w:shd w:val="clear" w:color="auto" w:fill="FFFFFF"/>
        </w:rPr>
        <w:t>, therefore,</w:t>
      </w:r>
      <w:r>
        <w:rPr>
          <w:rFonts w:ascii="Georgia" w:hAnsi="Georgia"/>
          <w:color w:val="222222"/>
          <w:sz w:val="22"/>
          <w:szCs w:val="22"/>
          <w:shd w:val="clear" w:color="auto" w:fill="FFFFFF"/>
        </w:rPr>
        <w:t xml:space="preserve"> is to explore whether a model, whose predictions of depth occupancy can be tailored to specific places and times, can offer meaningful guidance for avoiding Chinook salmon to reduce their incidental capture. We will do this by: (1) building a deep learning model to estimate the likelihood of depth-bin use (given presence at that latitude and longitude) based on environmental and temporal covariates, (2) evaluating the model predictions against observed depth occupancy as well as past research, and (3) generating a year's worth of depth occupancy predictions in the GOA so as to illustrate, with a few specific examples, how those predictions can guide the selection of places and times where the likelihood of Chinook occupancy, by depth bin, is minimized.</w:t>
      </w:r>
    </w:p>
    <w:p w14:paraId="5FBD9528" w14:textId="77777777" w:rsidR="00AB5742" w:rsidRDefault="00AB5742" w:rsidP="00CF610C">
      <w:pPr>
        <w:rPr>
          <w:rFonts w:ascii="Georgia" w:hAnsi="Georgia"/>
          <w:b/>
          <w:bCs/>
          <w:sz w:val="32"/>
          <w:szCs w:val="32"/>
        </w:rPr>
      </w:pPr>
    </w:p>
    <w:p w14:paraId="43D8274D" w14:textId="21694D0C" w:rsidR="009A5A51" w:rsidRPr="00047F35" w:rsidRDefault="009A5A51" w:rsidP="00CF610C">
      <w:pPr>
        <w:rPr>
          <w:rFonts w:ascii="Georgia" w:hAnsi="Georgia"/>
          <w:b/>
          <w:bCs/>
          <w:sz w:val="32"/>
          <w:szCs w:val="32"/>
        </w:rPr>
      </w:pPr>
      <w:r w:rsidRPr="00047F35">
        <w:rPr>
          <w:rFonts w:ascii="Georgia" w:hAnsi="Georgia"/>
          <w:b/>
          <w:bCs/>
          <w:sz w:val="32"/>
          <w:szCs w:val="32"/>
        </w:rPr>
        <w:t>Methods</w:t>
      </w:r>
    </w:p>
    <w:p w14:paraId="666851DA" w14:textId="77777777" w:rsidR="009A5A51" w:rsidRPr="00047F35" w:rsidRDefault="009A5A51" w:rsidP="00CF610C">
      <w:pPr>
        <w:rPr>
          <w:rFonts w:ascii="Georgia" w:hAnsi="Georgia"/>
          <w:sz w:val="22"/>
          <w:szCs w:val="22"/>
        </w:rPr>
      </w:pPr>
    </w:p>
    <w:p w14:paraId="388E6362" w14:textId="67BC67D0" w:rsidR="006E7DFF" w:rsidRPr="00047F35" w:rsidRDefault="006E7DFF" w:rsidP="00396FEA">
      <w:pPr>
        <w:rPr>
          <w:rFonts w:ascii="Georgia" w:hAnsi="Georgia"/>
          <w:b/>
          <w:bCs/>
        </w:rPr>
      </w:pPr>
      <w:r w:rsidRPr="00047F35">
        <w:rPr>
          <w:rFonts w:ascii="Georgia" w:hAnsi="Georgia"/>
          <w:b/>
          <w:bCs/>
        </w:rPr>
        <w:t>Data</w:t>
      </w:r>
    </w:p>
    <w:p w14:paraId="6C61B0F1" w14:textId="77777777" w:rsidR="006E7DFF" w:rsidRPr="00047F35" w:rsidRDefault="006E7DFF" w:rsidP="00396FEA">
      <w:pPr>
        <w:rPr>
          <w:rFonts w:ascii="Georgia" w:hAnsi="Georgia"/>
          <w:b/>
          <w:bCs/>
          <w:sz w:val="22"/>
          <w:szCs w:val="22"/>
        </w:rPr>
      </w:pPr>
    </w:p>
    <w:p w14:paraId="755F7806" w14:textId="32B7F9C8" w:rsidR="00396FEA" w:rsidRPr="00047F35" w:rsidRDefault="00396FEA" w:rsidP="00396FEA">
      <w:pPr>
        <w:rPr>
          <w:rFonts w:ascii="Georgia" w:hAnsi="Georgia"/>
          <w:sz w:val="22"/>
          <w:szCs w:val="22"/>
        </w:rPr>
      </w:pPr>
      <w:r w:rsidRPr="00047F35">
        <w:rPr>
          <w:rFonts w:ascii="Georgia" w:hAnsi="Georgia"/>
          <w:sz w:val="22"/>
          <w:szCs w:val="22"/>
        </w:rPr>
        <w:t xml:space="preserve">The data used </w:t>
      </w:r>
      <w:r w:rsidR="003666CF" w:rsidRPr="00047F35">
        <w:rPr>
          <w:rFonts w:ascii="Georgia" w:hAnsi="Georgia"/>
          <w:sz w:val="22"/>
          <w:szCs w:val="22"/>
        </w:rPr>
        <w:t>was</w:t>
      </w:r>
      <w:r w:rsidRPr="00047F35">
        <w:rPr>
          <w:rFonts w:ascii="Georgia" w:hAnsi="Georgia"/>
          <w:sz w:val="22"/>
          <w:szCs w:val="22"/>
        </w:rPr>
        <w:t xml:space="preserve"> a series of tracks from 111 Chinook salmon (</w:t>
      </w:r>
      <w:r w:rsidRPr="00047F35">
        <w:rPr>
          <w:rFonts w:ascii="Georgia" w:hAnsi="Georgia"/>
          <w:i/>
          <w:iCs/>
          <w:sz w:val="22"/>
          <w:szCs w:val="22"/>
        </w:rPr>
        <w:t>Oncorhynchus tshawytscha</w:t>
      </w:r>
      <w:r w:rsidRPr="00047F35">
        <w:rPr>
          <w:rFonts w:ascii="Georgia" w:hAnsi="Georgia"/>
          <w:sz w:val="22"/>
          <w:szCs w:val="22"/>
        </w:rPr>
        <w:t xml:space="preserve">) caught and monitored between 2013 and 2022 </w:t>
      </w:r>
      <w:commentRangeStart w:id="51"/>
      <w:r w:rsidR="00980060">
        <w:rPr>
          <w:rFonts w:ascii="Georgia" w:hAnsi="Georgia"/>
          <w:sz w:val="22"/>
          <w:szCs w:val="22"/>
        </w:rPr>
        <w:t xml:space="preserve">(Seitz, </w:t>
      </w:r>
      <w:del w:id="52" w:author="courtney" w:date="2025-04-10T07:47:00Z">
        <w:r w:rsidR="00980060" w:rsidDel="00ED03BE">
          <w:rPr>
            <w:rFonts w:ascii="Georgia" w:hAnsi="Georgia"/>
            <w:sz w:val="22"/>
            <w:szCs w:val="22"/>
          </w:rPr>
          <w:delText>2023</w:delText>
        </w:r>
      </w:del>
      <w:ins w:id="53" w:author="courtney" w:date="2025-04-10T07:47:00Z">
        <w:r w:rsidR="00ED03BE">
          <w:rPr>
            <w:rFonts w:ascii="Georgia" w:hAnsi="Georgia"/>
            <w:sz w:val="22"/>
            <w:szCs w:val="22"/>
          </w:rPr>
          <w:t>2024</w:t>
        </w:r>
      </w:ins>
      <w:r w:rsidR="00980060">
        <w:rPr>
          <w:rFonts w:ascii="Georgia" w:hAnsi="Georgia"/>
          <w:sz w:val="22"/>
          <w:szCs w:val="22"/>
        </w:rPr>
        <w:t xml:space="preserve">). </w:t>
      </w:r>
      <w:commentRangeEnd w:id="51"/>
      <w:r w:rsidR="00ED03BE">
        <w:rPr>
          <w:rStyle w:val="CommentReference"/>
        </w:rPr>
        <w:commentReference w:id="51"/>
      </w:r>
      <w:commentRangeStart w:id="54"/>
      <w:r w:rsidR="00330AE2">
        <w:rPr>
          <w:rFonts w:ascii="Georgia" w:hAnsi="Georgia"/>
          <w:sz w:val="22"/>
          <w:szCs w:val="22"/>
        </w:rPr>
        <w:t>Fish were caught and</w:t>
      </w:r>
      <w:ins w:id="55" w:author="courtney" w:date="2025-04-10T07:47:00Z">
        <w:r w:rsidR="00ED03BE">
          <w:rPr>
            <w:rFonts w:ascii="Georgia" w:hAnsi="Georgia"/>
            <w:sz w:val="22"/>
            <w:szCs w:val="22"/>
          </w:rPr>
          <w:t xml:space="preserve"> tagged</w:t>
        </w:r>
      </w:ins>
      <w:r w:rsidR="00330AE2">
        <w:rPr>
          <w:rFonts w:ascii="Georgia" w:hAnsi="Georgia"/>
          <w:sz w:val="22"/>
          <w:szCs w:val="22"/>
        </w:rPr>
        <w:t xml:space="preserve"> near </w:t>
      </w:r>
      <w:ins w:id="56" w:author="courtney" w:date="2025-04-09T09:07:00Z">
        <w:r w:rsidR="000866EB">
          <w:rPr>
            <w:rFonts w:ascii="Georgia" w:hAnsi="Georgia"/>
            <w:sz w:val="22"/>
            <w:szCs w:val="22"/>
          </w:rPr>
          <w:t xml:space="preserve">Eastern Bering Sea (n=9). </w:t>
        </w:r>
      </w:ins>
      <w:r w:rsidR="00330AE2">
        <w:rPr>
          <w:rFonts w:ascii="Georgia" w:hAnsi="Georgia"/>
          <w:sz w:val="22"/>
          <w:szCs w:val="22"/>
        </w:rPr>
        <w:t>Dutch Harbor, AK</w:t>
      </w:r>
      <w:ins w:id="57" w:author="courtney" w:date="2025-04-09T09:06:00Z">
        <w:r w:rsidR="000866EB">
          <w:rPr>
            <w:rFonts w:ascii="Georgia" w:hAnsi="Georgia"/>
            <w:sz w:val="22"/>
            <w:szCs w:val="22"/>
          </w:rPr>
          <w:t>, (n = )</w:t>
        </w:r>
      </w:ins>
      <w:del w:id="58" w:author="courtney" w:date="2025-04-09T09:06:00Z">
        <w:r w:rsidR="00330AE2" w:rsidDel="000866EB">
          <w:rPr>
            <w:rFonts w:ascii="Georgia" w:hAnsi="Georgia"/>
            <w:sz w:val="22"/>
            <w:szCs w:val="22"/>
          </w:rPr>
          <w:delText xml:space="preserve"> and </w:delText>
        </w:r>
      </w:del>
      <w:r w:rsidR="00330AE2">
        <w:rPr>
          <w:rFonts w:ascii="Georgia" w:hAnsi="Georgia"/>
          <w:sz w:val="22"/>
          <w:szCs w:val="22"/>
        </w:rPr>
        <w:t xml:space="preserve">Chignik, AK (n=31), Homer, AK (n=19), Kodiak, AK (n=14), Yakutat, AK (n=16), Sitka, AK (n=22), and the </w:t>
      </w:r>
      <w:del w:id="59" w:author="courtney" w:date="2025-04-09T09:07:00Z">
        <w:r w:rsidR="00330AE2" w:rsidDel="000866EB">
          <w:rPr>
            <w:rFonts w:ascii="Georgia" w:hAnsi="Georgia"/>
            <w:sz w:val="22"/>
            <w:szCs w:val="22"/>
          </w:rPr>
          <w:delText xml:space="preserve">Eastern Bering Sea (n=9). </w:delText>
        </w:r>
      </w:del>
      <w:commentRangeEnd w:id="54"/>
      <w:r w:rsidR="0005212E">
        <w:rPr>
          <w:rStyle w:val="CommentReference"/>
        </w:rPr>
        <w:commentReference w:id="54"/>
      </w:r>
      <w:r w:rsidR="00330AE2">
        <w:rPr>
          <w:rFonts w:ascii="Georgia" w:hAnsi="Georgia"/>
          <w:sz w:val="22"/>
          <w:szCs w:val="22"/>
        </w:rPr>
        <w:t xml:space="preserve">In the EBS they were caught via midwater trawl or by hook and line with all other catches happening by hook and line (Seitz, </w:t>
      </w:r>
      <w:del w:id="60" w:author="courtney" w:date="2025-04-10T07:47:00Z">
        <w:r w:rsidR="00330AE2" w:rsidDel="00ED03BE">
          <w:rPr>
            <w:rFonts w:ascii="Georgia" w:hAnsi="Georgia"/>
            <w:sz w:val="22"/>
            <w:szCs w:val="22"/>
          </w:rPr>
          <w:delText>2023</w:delText>
        </w:r>
      </w:del>
      <w:ins w:id="61" w:author="courtney" w:date="2025-04-10T07:47:00Z">
        <w:r w:rsidR="00ED03BE">
          <w:rPr>
            <w:rFonts w:ascii="Georgia" w:hAnsi="Georgia"/>
            <w:sz w:val="22"/>
            <w:szCs w:val="22"/>
          </w:rPr>
          <w:t>2024</w:t>
        </w:r>
      </w:ins>
      <w:r w:rsidR="00330AE2">
        <w:rPr>
          <w:rFonts w:ascii="Georgia" w:hAnsi="Georgia"/>
          <w:sz w:val="22"/>
          <w:szCs w:val="22"/>
        </w:rPr>
        <w:t xml:space="preserve">). </w:t>
      </w:r>
      <w:r w:rsidR="00980060">
        <w:rPr>
          <w:rFonts w:ascii="Georgia" w:hAnsi="Georgia"/>
          <w:sz w:val="22"/>
          <w:szCs w:val="22"/>
        </w:rPr>
        <w:t xml:space="preserve">Fork length varied from 62-100cm. </w:t>
      </w:r>
      <w:r w:rsidR="00330AE2">
        <w:rPr>
          <w:rFonts w:ascii="Georgia" w:hAnsi="Georgia"/>
          <w:sz w:val="22"/>
          <w:szCs w:val="22"/>
        </w:rPr>
        <w:t>The</w:t>
      </w:r>
      <w:r w:rsidRPr="00047F35">
        <w:rPr>
          <w:rFonts w:ascii="Georgia" w:hAnsi="Georgia"/>
          <w:sz w:val="22"/>
          <w:szCs w:val="22"/>
        </w:rPr>
        <w:t xml:space="preserve"> tracks were obtained </w:t>
      </w:r>
      <w:r w:rsidR="003666CF" w:rsidRPr="00047F35">
        <w:rPr>
          <w:rFonts w:ascii="Georgia" w:hAnsi="Georgia"/>
          <w:sz w:val="22"/>
          <w:szCs w:val="22"/>
        </w:rPr>
        <w:t>using</w:t>
      </w:r>
      <w:r w:rsidRPr="00047F35">
        <w:rPr>
          <w:rFonts w:ascii="Georgia" w:hAnsi="Georgia"/>
          <w:sz w:val="22"/>
          <w:szCs w:val="22"/>
        </w:rPr>
        <w:t xml:space="preserve"> pop-up satellite archival tags which collect temperature, light level, and depth information at specified (sub day) intervals. </w:t>
      </w:r>
      <w:r w:rsidR="00257B8F">
        <w:rPr>
          <w:rFonts w:ascii="Georgia" w:hAnsi="Georgia"/>
          <w:sz w:val="22"/>
          <w:szCs w:val="22"/>
        </w:rPr>
        <w:t xml:space="preserve">While the data is sampled at a sub-minute </w:t>
      </w:r>
      <w:r w:rsidR="00257B8F">
        <w:rPr>
          <w:rFonts w:ascii="Georgia" w:hAnsi="Georgia"/>
          <w:sz w:val="22"/>
          <w:szCs w:val="22"/>
        </w:rPr>
        <w:lastRenderedPageBreak/>
        <w:t xml:space="preserve">interval the uploaded data is aggregated to a </w:t>
      </w:r>
      <w:proofErr w:type="gramStart"/>
      <w:r w:rsidR="00257B8F">
        <w:rPr>
          <w:rFonts w:ascii="Georgia" w:hAnsi="Georgia"/>
          <w:sz w:val="22"/>
          <w:szCs w:val="22"/>
        </w:rPr>
        <w:t>15 minute</w:t>
      </w:r>
      <w:proofErr w:type="gramEnd"/>
      <w:r w:rsidR="00257B8F">
        <w:rPr>
          <w:rFonts w:ascii="Georgia" w:hAnsi="Georgia"/>
          <w:sz w:val="22"/>
          <w:szCs w:val="22"/>
        </w:rPr>
        <w:t xml:space="preserve"> period before being sent over the satellite link in order to conserve battery power. </w:t>
      </w:r>
      <w:r w:rsidR="003666CF" w:rsidRPr="00047F35">
        <w:rPr>
          <w:rFonts w:ascii="Georgia" w:hAnsi="Georgia"/>
          <w:color w:val="000000"/>
          <w:sz w:val="22"/>
          <w:szCs w:val="22"/>
        </w:rPr>
        <w:t xml:space="preserve">This data is then passed through a proprietary algorithm from Wildlife Computers to determine likely longitude and latitude during each day of monitoring (Wildlife Computers, 2025). </w:t>
      </w:r>
    </w:p>
    <w:p w14:paraId="2A46ADDF" w14:textId="77777777" w:rsidR="00396FEA" w:rsidRPr="00047F35" w:rsidRDefault="00396FEA" w:rsidP="00396FEA">
      <w:pPr>
        <w:rPr>
          <w:rFonts w:ascii="Georgia" w:hAnsi="Georgia"/>
          <w:sz w:val="22"/>
          <w:szCs w:val="22"/>
        </w:rPr>
      </w:pPr>
    </w:p>
    <w:p w14:paraId="2917B833" w14:textId="45FCDC98" w:rsidR="00396FEA" w:rsidRPr="00047F35" w:rsidRDefault="00257B8F" w:rsidP="00396FEA">
      <w:pPr>
        <w:rPr>
          <w:rFonts w:ascii="Georgia" w:hAnsi="Georgia"/>
          <w:sz w:val="22"/>
          <w:szCs w:val="22"/>
        </w:rPr>
      </w:pPr>
      <w:r>
        <w:rPr>
          <w:rFonts w:ascii="Georgia" w:hAnsi="Georgia"/>
          <w:sz w:val="22"/>
          <w:szCs w:val="22"/>
        </w:rPr>
        <w:t>A</w:t>
      </w:r>
      <w:r w:rsidR="00396FEA" w:rsidRPr="00047F35">
        <w:rPr>
          <w:rFonts w:ascii="Georgia" w:hAnsi="Georgia"/>
          <w:sz w:val="22"/>
          <w:szCs w:val="22"/>
        </w:rPr>
        <w:t xml:space="preserve"> few tags</w:t>
      </w:r>
      <w:r>
        <w:rPr>
          <w:rFonts w:ascii="Georgia" w:hAnsi="Georgia"/>
          <w:sz w:val="22"/>
          <w:szCs w:val="22"/>
        </w:rPr>
        <w:t xml:space="preserve"> were recovered, giving access to the full frequency data streams</w:t>
      </w:r>
      <w:r w:rsidR="00396FEA" w:rsidRPr="00047F35">
        <w:rPr>
          <w:rFonts w:ascii="Georgia" w:hAnsi="Georgia"/>
          <w:sz w:val="22"/>
          <w:szCs w:val="22"/>
        </w:rPr>
        <w:t xml:space="preserve"> </w:t>
      </w:r>
      <w:r>
        <w:rPr>
          <w:rFonts w:ascii="Georgia" w:hAnsi="Georgia"/>
          <w:sz w:val="22"/>
          <w:szCs w:val="22"/>
        </w:rPr>
        <w:t xml:space="preserve">and </w:t>
      </w:r>
      <w:r w:rsidR="00396FEA" w:rsidRPr="00047F35">
        <w:rPr>
          <w:rFonts w:ascii="Georgia" w:hAnsi="Georgia"/>
          <w:sz w:val="22"/>
          <w:szCs w:val="22"/>
        </w:rPr>
        <w:t xml:space="preserve">upon comparison with the aggregated data </w:t>
      </w:r>
      <w:r w:rsidR="00AE0A70">
        <w:rPr>
          <w:rFonts w:ascii="Georgia" w:hAnsi="Georgia"/>
          <w:sz w:val="22"/>
          <w:szCs w:val="22"/>
        </w:rPr>
        <w:t xml:space="preserve">it was </w:t>
      </w:r>
      <w:r w:rsidR="00396FEA" w:rsidRPr="00047F35">
        <w:rPr>
          <w:rFonts w:ascii="Georgia" w:hAnsi="Georgia"/>
          <w:sz w:val="22"/>
          <w:szCs w:val="22"/>
        </w:rPr>
        <w:t xml:space="preserve">determined that the measurements uploaded </w:t>
      </w:r>
      <w:r w:rsidR="003666CF" w:rsidRPr="00047F35">
        <w:rPr>
          <w:rFonts w:ascii="Georgia" w:hAnsi="Georgia"/>
          <w:sz w:val="22"/>
          <w:szCs w:val="22"/>
        </w:rPr>
        <w:t xml:space="preserve">only provide </w:t>
      </w:r>
      <w:r w:rsidR="00396FEA" w:rsidRPr="00047F35">
        <w:rPr>
          <w:rFonts w:ascii="Georgia" w:hAnsi="Georgia"/>
          <w:sz w:val="22"/>
          <w:szCs w:val="22"/>
        </w:rPr>
        <w:t xml:space="preserve">a sense of the central tendency of the fish </w:t>
      </w:r>
      <w:r w:rsidR="003666CF" w:rsidRPr="00047F35">
        <w:rPr>
          <w:rFonts w:ascii="Georgia" w:hAnsi="Georgia"/>
          <w:sz w:val="22"/>
          <w:szCs w:val="22"/>
        </w:rPr>
        <w:t>during that time period</w:t>
      </w:r>
      <w:r w:rsidR="00396FEA" w:rsidRPr="00047F35">
        <w:rPr>
          <w:rFonts w:ascii="Georgia" w:hAnsi="Georgia"/>
          <w:sz w:val="22"/>
          <w:szCs w:val="22"/>
        </w:rPr>
        <w:t>. Therefore</w:t>
      </w:r>
      <w:r w:rsidR="003666CF" w:rsidRPr="00047F35">
        <w:rPr>
          <w:rFonts w:ascii="Georgia" w:hAnsi="Georgia"/>
          <w:sz w:val="22"/>
          <w:szCs w:val="22"/>
        </w:rPr>
        <w:t>,</w:t>
      </w:r>
      <w:r w:rsidR="00396FEA" w:rsidRPr="00047F35">
        <w:rPr>
          <w:rFonts w:ascii="Georgia" w:hAnsi="Georgia"/>
          <w:sz w:val="22"/>
          <w:szCs w:val="22"/>
        </w:rPr>
        <w:t xml:space="preserve"> </w:t>
      </w:r>
      <w:r w:rsidR="00AE0A70">
        <w:rPr>
          <w:rFonts w:ascii="Georgia" w:hAnsi="Georgia"/>
          <w:sz w:val="22"/>
          <w:szCs w:val="22"/>
        </w:rPr>
        <w:t>so as to prevent over-representing</w:t>
      </w:r>
      <w:r w:rsidR="00396FEA" w:rsidRPr="00047F35">
        <w:rPr>
          <w:rFonts w:ascii="Georgia" w:hAnsi="Georgia"/>
          <w:sz w:val="22"/>
          <w:szCs w:val="22"/>
        </w:rPr>
        <w:t xml:space="preserve"> the precision of the uploaded data we sampled depth measurements from a normal distribution centered at the uploaded depth and with a standard deviation of 10% of that uploaded depth. From there we assigned each measurement to a depth bin in increments of 25, 50, 75, 100, 150, 200, 250, 300, 400, and 500 meters where each bin indicates its </w:t>
      </w:r>
      <w:r w:rsidR="003666CF" w:rsidRPr="00047F35">
        <w:rPr>
          <w:rFonts w:ascii="Georgia" w:hAnsi="Georgia"/>
          <w:sz w:val="22"/>
          <w:szCs w:val="22"/>
        </w:rPr>
        <w:t>upper</w:t>
      </w:r>
      <w:r w:rsidR="00396FEA" w:rsidRPr="00047F35">
        <w:rPr>
          <w:rFonts w:ascii="Georgia" w:hAnsi="Georgia"/>
          <w:sz w:val="22"/>
          <w:szCs w:val="22"/>
        </w:rPr>
        <w:t xml:space="preserve"> bound and does not include depths from the bins at shallower depths. </w:t>
      </w:r>
      <w:r w:rsidR="00E50EBF" w:rsidRPr="00047F35">
        <w:rPr>
          <w:rFonts w:ascii="Georgia" w:hAnsi="Georgia"/>
          <w:sz w:val="22"/>
          <w:szCs w:val="22"/>
        </w:rPr>
        <w:t xml:space="preserve">This left us with an assigned depth bin for every </w:t>
      </w:r>
      <w:r w:rsidR="00AE0A70" w:rsidRPr="00047F35">
        <w:rPr>
          <w:rFonts w:ascii="Georgia" w:hAnsi="Georgia"/>
          <w:sz w:val="22"/>
          <w:szCs w:val="22"/>
        </w:rPr>
        <w:t>15-minute</w:t>
      </w:r>
      <w:r w:rsidR="00E50EBF" w:rsidRPr="00047F35">
        <w:rPr>
          <w:rFonts w:ascii="Georgia" w:hAnsi="Georgia"/>
          <w:sz w:val="22"/>
          <w:szCs w:val="22"/>
        </w:rPr>
        <w:t xml:space="preserve"> interval during tag deployment for each of the 111 fish used in the study. </w:t>
      </w:r>
      <w:r w:rsidR="006E7DFF" w:rsidRPr="00047F35">
        <w:rPr>
          <w:rFonts w:ascii="Georgia" w:hAnsi="Georgia"/>
          <w:sz w:val="22"/>
          <w:szCs w:val="22"/>
        </w:rPr>
        <w:t xml:space="preserve">Before </w:t>
      </w:r>
      <w:r w:rsidR="00E50EBF" w:rsidRPr="00047F35">
        <w:rPr>
          <w:rFonts w:ascii="Georgia" w:hAnsi="Georgia"/>
          <w:sz w:val="22"/>
          <w:szCs w:val="22"/>
        </w:rPr>
        <w:t xml:space="preserve">inclusion in the model, these depth bins were normalized to a </w:t>
      </w:r>
      <w:r w:rsidR="00FC1374">
        <w:rPr>
          <w:rFonts w:ascii="Georgia" w:hAnsi="Georgia"/>
          <w:sz w:val="22"/>
          <w:szCs w:val="22"/>
        </w:rPr>
        <w:t>decimal</w:t>
      </w:r>
      <w:r w:rsidR="00E50EBF" w:rsidRPr="00047F35">
        <w:rPr>
          <w:rFonts w:ascii="Georgia" w:hAnsi="Georgia"/>
          <w:sz w:val="22"/>
          <w:szCs w:val="22"/>
        </w:rPr>
        <w:t xml:space="preserve"> between </w:t>
      </w:r>
      <w:r w:rsidR="006E7DFF" w:rsidRPr="00047F35">
        <w:rPr>
          <w:rFonts w:ascii="Georgia" w:hAnsi="Georgia"/>
          <w:sz w:val="22"/>
          <w:szCs w:val="22"/>
        </w:rPr>
        <w:t xml:space="preserve">0 and 1 with bin 25 corresponding to 0.1, 50 to 0.2, and so on. </w:t>
      </w:r>
    </w:p>
    <w:p w14:paraId="2C2B9F95" w14:textId="77777777" w:rsidR="00396FEA" w:rsidRPr="00047F35" w:rsidRDefault="00396FEA" w:rsidP="00396FEA">
      <w:pPr>
        <w:rPr>
          <w:rFonts w:ascii="Georgia" w:hAnsi="Georgia"/>
          <w:sz w:val="22"/>
          <w:szCs w:val="22"/>
        </w:rPr>
      </w:pPr>
    </w:p>
    <w:p w14:paraId="2095D998" w14:textId="3DB07A02" w:rsidR="00396FEA" w:rsidRPr="00047F35" w:rsidRDefault="00396FEA" w:rsidP="00396FEA">
      <w:pPr>
        <w:rPr>
          <w:rFonts w:ascii="Georgia" w:hAnsi="Georgia"/>
          <w:sz w:val="22"/>
          <w:szCs w:val="22"/>
        </w:rPr>
      </w:pPr>
      <w:commentRangeStart w:id="62"/>
      <w:r w:rsidRPr="00047F35">
        <w:rPr>
          <w:rFonts w:ascii="Georgia" w:hAnsi="Georgia"/>
          <w:sz w:val="22"/>
          <w:szCs w:val="22"/>
        </w:rPr>
        <w:t xml:space="preserve">Environmental data was derived from the Global Ocean Biogeochemistry Hindcast dataset (10.48670/moi-00019) and the Global Ocean Physics Reanalysis (10.48670/moi-00021) from the E.U. Copernicus Marine Service Information. Statistics were aggregated </w:t>
      </w:r>
      <w:r w:rsidR="00E50EBF" w:rsidRPr="00047F35">
        <w:rPr>
          <w:rFonts w:ascii="Georgia" w:hAnsi="Georgia"/>
          <w:sz w:val="22"/>
          <w:szCs w:val="22"/>
        </w:rPr>
        <w:t xml:space="preserve">by taking the mean </w:t>
      </w:r>
      <w:r w:rsidRPr="00047F35">
        <w:rPr>
          <w:rFonts w:ascii="Georgia" w:hAnsi="Georgia"/>
          <w:sz w:val="22"/>
          <w:szCs w:val="22"/>
        </w:rPr>
        <w:t>per Uber h3 resolution 4 cell</w:t>
      </w:r>
      <w:r w:rsidR="00E50EBF" w:rsidRPr="00047F35">
        <w:rPr>
          <w:rFonts w:ascii="Georgia" w:hAnsi="Georgia"/>
          <w:sz w:val="22"/>
          <w:szCs w:val="22"/>
        </w:rPr>
        <w:t xml:space="preserve">, </w:t>
      </w:r>
      <w:r w:rsidRPr="00047F35">
        <w:rPr>
          <w:rFonts w:ascii="Georgia" w:hAnsi="Georgia"/>
          <w:sz w:val="22"/>
          <w:szCs w:val="22"/>
        </w:rPr>
        <w:t>depth bin</w:t>
      </w:r>
      <w:r w:rsidR="00E50EBF" w:rsidRPr="00047F35">
        <w:rPr>
          <w:rFonts w:ascii="Georgia" w:hAnsi="Georgia"/>
          <w:sz w:val="22"/>
          <w:szCs w:val="22"/>
        </w:rPr>
        <w:t xml:space="preserve">, and day </w:t>
      </w:r>
      <w:r w:rsidRPr="00047F35">
        <w:rPr>
          <w:rFonts w:ascii="Georgia" w:hAnsi="Georgia"/>
          <w:sz w:val="22"/>
          <w:szCs w:val="22"/>
        </w:rPr>
        <w:t>in the Northern Pacific. Features pulled were chlorophyll, net primary production, nitrate, oxygen, phosphate, silicate, elevation, mixed layer thickness, salinity, temperature</w:t>
      </w:r>
      <w:r w:rsidR="00E50EBF" w:rsidRPr="00047F35">
        <w:rPr>
          <w:rFonts w:ascii="Georgia" w:hAnsi="Georgia"/>
          <w:sz w:val="22"/>
          <w:szCs w:val="22"/>
        </w:rPr>
        <w:t>,</w:t>
      </w:r>
      <w:r w:rsidRPr="00047F35">
        <w:rPr>
          <w:rFonts w:ascii="Georgia" w:hAnsi="Georgia"/>
          <w:sz w:val="22"/>
          <w:szCs w:val="22"/>
        </w:rPr>
        <w:t xml:space="preserve"> and north and easterly current</w:t>
      </w:r>
      <w:r w:rsidR="00AE0A70">
        <w:rPr>
          <w:rFonts w:ascii="Georgia" w:hAnsi="Georgia"/>
          <w:sz w:val="22"/>
          <w:szCs w:val="22"/>
        </w:rPr>
        <w:t xml:space="preserve"> velocity</w:t>
      </w:r>
      <w:r w:rsidRPr="00047F35">
        <w:rPr>
          <w:rFonts w:ascii="Georgia" w:hAnsi="Georgia"/>
          <w:sz w:val="22"/>
          <w:szCs w:val="22"/>
        </w:rPr>
        <w:t xml:space="preserve">. </w:t>
      </w:r>
    </w:p>
    <w:p w14:paraId="70F0E4C6" w14:textId="77777777" w:rsidR="006E7DFF" w:rsidRPr="00047F35" w:rsidRDefault="006E7DFF" w:rsidP="00396FEA">
      <w:pPr>
        <w:rPr>
          <w:rFonts w:ascii="Georgia" w:hAnsi="Georgia"/>
          <w:sz w:val="22"/>
          <w:szCs w:val="22"/>
        </w:rPr>
      </w:pPr>
    </w:p>
    <w:p w14:paraId="718B7EC5" w14:textId="02397D69" w:rsidR="006E7DFF" w:rsidRPr="00047F35" w:rsidRDefault="006E7DFF" w:rsidP="00396FEA">
      <w:pPr>
        <w:rPr>
          <w:rFonts w:ascii="Georgia" w:hAnsi="Georgia"/>
          <w:sz w:val="22"/>
          <w:szCs w:val="22"/>
        </w:rPr>
      </w:pPr>
      <w:r w:rsidRPr="00047F35">
        <w:rPr>
          <w:rFonts w:ascii="Georgia" w:hAnsi="Georgia"/>
          <w:sz w:val="22"/>
          <w:szCs w:val="22"/>
        </w:rPr>
        <w:t xml:space="preserve">Before being </w:t>
      </w:r>
      <w:r w:rsidR="00E50EBF" w:rsidRPr="00047F35">
        <w:rPr>
          <w:rFonts w:ascii="Georgia" w:hAnsi="Georgia"/>
          <w:sz w:val="22"/>
          <w:szCs w:val="22"/>
        </w:rPr>
        <w:t>used in the modeling,</w:t>
      </w:r>
      <w:r w:rsidRPr="00047F35">
        <w:rPr>
          <w:rFonts w:ascii="Georgia" w:hAnsi="Georgia"/>
          <w:sz w:val="22"/>
          <w:szCs w:val="22"/>
        </w:rPr>
        <w:t xml:space="preserve"> all environmental features were </w:t>
      </w:r>
      <w:r w:rsidR="00E50EBF" w:rsidRPr="00047F35">
        <w:rPr>
          <w:rFonts w:ascii="Georgia" w:hAnsi="Georgia"/>
          <w:sz w:val="22"/>
          <w:szCs w:val="22"/>
        </w:rPr>
        <w:t xml:space="preserve">normalized by </w:t>
      </w:r>
      <w:r w:rsidRPr="00047F35">
        <w:rPr>
          <w:rFonts w:ascii="Georgia" w:hAnsi="Georgia"/>
          <w:sz w:val="22"/>
          <w:szCs w:val="22"/>
        </w:rPr>
        <w:t>rescal</w:t>
      </w:r>
      <w:r w:rsidR="00E50EBF" w:rsidRPr="00047F35">
        <w:rPr>
          <w:rFonts w:ascii="Georgia" w:hAnsi="Georgia"/>
          <w:sz w:val="22"/>
          <w:szCs w:val="22"/>
        </w:rPr>
        <w:t>ing</w:t>
      </w:r>
      <w:r w:rsidRPr="00047F35">
        <w:rPr>
          <w:rFonts w:ascii="Georgia" w:hAnsi="Georgia"/>
          <w:sz w:val="22"/>
          <w:szCs w:val="22"/>
        </w:rPr>
        <w:t xml:space="preserve"> to </w:t>
      </w:r>
      <w:r w:rsidR="00E50EBF" w:rsidRPr="00047F35">
        <w:rPr>
          <w:rFonts w:ascii="Georgia" w:hAnsi="Georgia"/>
          <w:sz w:val="22"/>
          <w:szCs w:val="22"/>
        </w:rPr>
        <w:t>be</w:t>
      </w:r>
      <w:r w:rsidRPr="00047F35">
        <w:rPr>
          <w:rFonts w:ascii="Georgia" w:hAnsi="Georgia"/>
          <w:sz w:val="22"/>
          <w:szCs w:val="22"/>
        </w:rPr>
        <w:t xml:space="preserve"> between 0 and 1 with chlorophyll, net primary production, and mixed layer thickness </w:t>
      </w:r>
      <w:r w:rsidR="00E50EBF" w:rsidRPr="00047F35">
        <w:rPr>
          <w:rFonts w:ascii="Georgia" w:hAnsi="Georgia"/>
          <w:sz w:val="22"/>
          <w:szCs w:val="22"/>
        </w:rPr>
        <w:t xml:space="preserve">also </w:t>
      </w:r>
      <w:r w:rsidRPr="00047F35">
        <w:rPr>
          <w:rFonts w:ascii="Georgia" w:hAnsi="Georgia"/>
          <w:sz w:val="22"/>
          <w:szCs w:val="22"/>
        </w:rPr>
        <w:t xml:space="preserve">being log scaled before </w:t>
      </w:r>
      <w:r w:rsidR="00E50EBF" w:rsidRPr="00047F35">
        <w:rPr>
          <w:rFonts w:ascii="Georgia" w:hAnsi="Georgia"/>
          <w:sz w:val="22"/>
          <w:szCs w:val="22"/>
        </w:rPr>
        <w:t>rescaling</w:t>
      </w:r>
      <w:r w:rsidR="00AE0A70">
        <w:rPr>
          <w:rFonts w:ascii="Georgia" w:hAnsi="Georgia"/>
          <w:sz w:val="22"/>
          <w:szCs w:val="22"/>
        </w:rPr>
        <w:t xml:space="preserve"> to the [0, 1] interval</w:t>
      </w:r>
      <w:r w:rsidRPr="00047F35">
        <w:rPr>
          <w:rFonts w:ascii="Georgia" w:hAnsi="Georgia"/>
          <w:sz w:val="22"/>
          <w:szCs w:val="22"/>
        </w:rPr>
        <w:t>.</w:t>
      </w:r>
    </w:p>
    <w:p w14:paraId="280DEAAC" w14:textId="77777777" w:rsidR="006E7DFF" w:rsidRPr="00047F35" w:rsidRDefault="006E7DFF" w:rsidP="00396FEA">
      <w:pPr>
        <w:rPr>
          <w:rFonts w:ascii="Georgia" w:hAnsi="Georgia"/>
          <w:sz w:val="22"/>
          <w:szCs w:val="22"/>
        </w:rPr>
      </w:pPr>
    </w:p>
    <w:p w14:paraId="00CCD022" w14:textId="1B424C81" w:rsidR="006E7DFF" w:rsidRPr="00047F35" w:rsidRDefault="00AE0A70" w:rsidP="00396FEA">
      <w:pPr>
        <w:rPr>
          <w:rFonts w:ascii="Georgia" w:hAnsi="Georgia"/>
          <w:sz w:val="22"/>
          <w:szCs w:val="22"/>
        </w:rPr>
      </w:pPr>
      <w:r>
        <w:rPr>
          <w:rFonts w:ascii="Georgia" w:hAnsi="Georgia"/>
          <w:sz w:val="22"/>
          <w:szCs w:val="22"/>
        </w:rPr>
        <w:t>Finally, we</w:t>
      </w:r>
      <w:r w:rsidR="00E50EBF" w:rsidRPr="00047F35">
        <w:rPr>
          <w:rFonts w:ascii="Georgia" w:hAnsi="Georgia"/>
          <w:sz w:val="22"/>
          <w:szCs w:val="22"/>
        </w:rPr>
        <w:t xml:space="preserve"> derived a series of temporal features representing seasonality, lunar cycle, and day/night cycle using </w:t>
      </w:r>
      <w:r>
        <w:rPr>
          <w:rFonts w:ascii="Georgia" w:hAnsi="Georgia"/>
          <w:sz w:val="22"/>
          <w:szCs w:val="22"/>
        </w:rPr>
        <w:t xml:space="preserve">the </w:t>
      </w:r>
      <w:r w:rsidRPr="00047F35">
        <w:rPr>
          <w:rFonts w:ascii="Georgia" w:hAnsi="Georgia"/>
          <w:sz w:val="22"/>
          <w:szCs w:val="22"/>
        </w:rPr>
        <w:t>“</w:t>
      </w:r>
      <w:proofErr w:type="spellStart"/>
      <w:r w:rsidRPr="00047F35">
        <w:rPr>
          <w:rFonts w:ascii="Georgia" w:hAnsi="Georgia"/>
          <w:sz w:val="22"/>
          <w:szCs w:val="22"/>
        </w:rPr>
        <w:t>ephem</w:t>
      </w:r>
      <w:proofErr w:type="spellEnd"/>
      <w:r w:rsidRPr="00047F35">
        <w:rPr>
          <w:rFonts w:ascii="Georgia" w:hAnsi="Georgia"/>
          <w:sz w:val="22"/>
          <w:szCs w:val="22"/>
        </w:rPr>
        <w:t>”</w:t>
      </w:r>
      <w:r>
        <w:rPr>
          <w:rFonts w:ascii="Georgia" w:hAnsi="Georgia"/>
          <w:sz w:val="22"/>
          <w:szCs w:val="22"/>
        </w:rPr>
        <w:t xml:space="preserve"> and </w:t>
      </w:r>
      <w:r w:rsidR="006E7DFF" w:rsidRPr="00047F35">
        <w:rPr>
          <w:rFonts w:ascii="Georgia" w:hAnsi="Georgia"/>
          <w:sz w:val="22"/>
          <w:szCs w:val="22"/>
        </w:rPr>
        <w:t>“</w:t>
      </w:r>
      <w:proofErr w:type="spellStart"/>
      <w:r w:rsidR="006E7DFF" w:rsidRPr="00047F35">
        <w:rPr>
          <w:rFonts w:ascii="Georgia" w:hAnsi="Georgia"/>
          <w:sz w:val="22"/>
          <w:szCs w:val="22"/>
        </w:rPr>
        <w:t>suntimes</w:t>
      </w:r>
      <w:proofErr w:type="spellEnd"/>
      <w:r w:rsidR="006E7DFF" w:rsidRPr="00047F35">
        <w:rPr>
          <w:rFonts w:ascii="Georgia" w:hAnsi="Georgia"/>
          <w:sz w:val="22"/>
          <w:szCs w:val="22"/>
        </w:rPr>
        <w:t>” packages in Python</w:t>
      </w:r>
      <w:r w:rsidR="00E50EBF" w:rsidRPr="00047F35">
        <w:rPr>
          <w:rFonts w:ascii="Georgia" w:hAnsi="Georgia"/>
          <w:sz w:val="22"/>
          <w:szCs w:val="22"/>
        </w:rPr>
        <w:t>. T</w:t>
      </w:r>
      <w:r w:rsidR="006E7DFF" w:rsidRPr="00047F35">
        <w:rPr>
          <w:rFonts w:ascii="Georgia" w:hAnsi="Georgia"/>
          <w:sz w:val="22"/>
          <w:szCs w:val="22"/>
        </w:rPr>
        <w:t xml:space="preserve">he former </w:t>
      </w:r>
      <w:r w:rsidR="00E50EBF" w:rsidRPr="00047F35">
        <w:rPr>
          <w:rFonts w:ascii="Georgia" w:hAnsi="Georgia"/>
          <w:sz w:val="22"/>
          <w:szCs w:val="22"/>
        </w:rPr>
        <w:t>was</w:t>
      </w:r>
      <w:r w:rsidR="006E7DFF" w:rsidRPr="00047F35">
        <w:rPr>
          <w:rFonts w:ascii="Georgia" w:hAnsi="Georgia"/>
          <w:sz w:val="22"/>
          <w:szCs w:val="22"/>
        </w:rPr>
        <w:t xml:space="preserve"> used to compute day/night features and the latter to compute lunar cycle features. Time in all cases was represented by taking the cycle in question, decomposing it to radians</w:t>
      </w:r>
      <w:r w:rsidR="00E50EBF" w:rsidRPr="00047F35">
        <w:rPr>
          <w:rFonts w:ascii="Georgia" w:hAnsi="Georgia"/>
          <w:sz w:val="22"/>
          <w:szCs w:val="22"/>
        </w:rPr>
        <w:t xml:space="preserve"> (0 at the beginning of the cycle and </w:t>
      </w:r>
      <m:oMath>
        <m:r>
          <w:rPr>
            <w:rFonts w:ascii="Cambria Math" w:hAnsi="Cambria Math"/>
            <w:sz w:val="22"/>
            <w:szCs w:val="22"/>
          </w:rPr>
          <m:t>2π</m:t>
        </m:r>
      </m:oMath>
      <w:r w:rsidR="00E50EBF" w:rsidRPr="00047F35">
        <w:rPr>
          <w:rFonts w:ascii="Georgia" w:eastAsiaTheme="minorEastAsia" w:hAnsi="Georgia"/>
          <w:sz w:val="22"/>
          <w:szCs w:val="22"/>
        </w:rPr>
        <w:t xml:space="preserve"> at the end of the cycle)</w:t>
      </w:r>
      <w:r w:rsidR="006E7DFF" w:rsidRPr="00047F35">
        <w:rPr>
          <w:rFonts w:ascii="Georgia" w:hAnsi="Georgia"/>
          <w:sz w:val="22"/>
          <w:szCs w:val="22"/>
        </w:rPr>
        <w:t xml:space="preserve">, and then providing the sine and cosine of that feature to the models. As such we built a seasonal feature indicating the number of days through the year, a day night feature indicating how far through the </w:t>
      </w:r>
      <w:r w:rsidR="00FC1374">
        <w:rPr>
          <w:rFonts w:ascii="Georgia" w:hAnsi="Georgia"/>
          <w:sz w:val="22"/>
          <w:szCs w:val="22"/>
        </w:rPr>
        <w:t>diel</w:t>
      </w:r>
      <w:r w:rsidR="006E7DFF" w:rsidRPr="00047F35">
        <w:rPr>
          <w:rFonts w:ascii="Georgia" w:hAnsi="Georgia"/>
          <w:sz w:val="22"/>
          <w:szCs w:val="22"/>
        </w:rPr>
        <w:t xml:space="preserve"> cycle</w:t>
      </w:r>
      <w:r w:rsidR="00E50EBF" w:rsidRPr="00047F35">
        <w:rPr>
          <w:rFonts w:ascii="Georgia" w:hAnsi="Georgia"/>
          <w:sz w:val="22"/>
          <w:szCs w:val="22"/>
        </w:rPr>
        <w:t xml:space="preserve"> a sample was</w:t>
      </w:r>
      <w:r w:rsidR="006E7DFF" w:rsidRPr="00047F35">
        <w:rPr>
          <w:rFonts w:ascii="Georgia" w:hAnsi="Georgia"/>
          <w:sz w:val="22"/>
          <w:szCs w:val="22"/>
        </w:rPr>
        <w:t xml:space="preserve"> (cosines at 0 for sunrise and sunset</w:t>
      </w:r>
      <w:r w:rsidR="00E50EBF" w:rsidRPr="00047F35">
        <w:rPr>
          <w:rFonts w:ascii="Georgia" w:hAnsi="Georgia"/>
          <w:sz w:val="22"/>
          <w:szCs w:val="22"/>
        </w:rPr>
        <w:t>, sines positive during the day and negative at night</w:t>
      </w:r>
      <w:r w:rsidR="006E7DFF" w:rsidRPr="00047F35">
        <w:rPr>
          <w:rFonts w:ascii="Georgia" w:hAnsi="Georgia"/>
          <w:sz w:val="22"/>
          <w:szCs w:val="22"/>
        </w:rPr>
        <w:t xml:space="preserve">), and a final set of sines and cosines indicating progress through the lunar cycle. Given the range of sines and cosines are -1 to 1 no further normalization was </w:t>
      </w:r>
      <w:r>
        <w:rPr>
          <w:rFonts w:ascii="Georgia" w:hAnsi="Georgia"/>
          <w:sz w:val="22"/>
          <w:szCs w:val="22"/>
        </w:rPr>
        <w:t>needed</w:t>
      </w:r>
      <w:r w:rsidR="006E7DFF" w:rsidRPr="00047F35">
        <w:rPr>
          <w:rFonts w:ascii="Georgia" w:hAnsi="Georgia"/>
          <w:sz w:val="22"/>
          <w:szCs w:val="22"/>
        </w:rPr>
        <w:t xml:space="preserve">. </w:t>
      </w:r>
      <w:commentRangeEnd w:id="62"/>
      <w:r w:rsidR="00067CD6">
        <w:rPr>
          <w:rStyle w:val="CommentReference"/>
        </w:rPr>
        <w:commentReference w:id="62"/>
      </w:r>
    </w:p>
    <w:p w14:paraId="2FC9541E" w14:textId="77777777" w:rsidR="00396FEA" w:rsidRPr="00047F35" w:rsidRDefault="00396FEA" w:rsidP="00396FEA">
      <w:pPr>
        <w:rPr>
          <w:rFonts w:ascii="Georgia" w:hAnsi="Georgia"/>
          <w:sz w:val="22"/>
          <w:szCs w:val="22"/>
        </w:rPr>
      </w:pPr>
    </w:p>
    <w:p w14:paraId="372F0971" w14:textId="7F588E88" w:rsidR="00396FEA" w:rsidRPr="00047F35" w:rsidRDefault="006E7DFF" w:rsidP="00396FEA">
      <w:pPr>
        <w:rPr>
          <w:rFonts w:ascii="Georgia" w:hAnsi="Georgia"/>
          <w:b/>
          <w:bCs/>
        </w:rPr>
      </w:pPr>
      <w:r w:rsidRPr="00047F35">
        <w:rPr>
          <w:rFonts w:ascii="Georgia" w:hAnsi="Georgia"/>
          <w:b/>
          <w:bCs/>
        </w:rPr>
        <w:t>Models</w:t>
      </w:r>
    </w:p>
    <w:p w14:paraId="4C434A42" w14:textId="77777777" w:rsidR="006E7DFF" w:rsidRPr="00047F35" w:rsidRDefault="006E7DFF" w:rsidP="00396FEA">
      <w:pPr>
        <w:rPr>
          <w:rFonts w:ascii="Georgia" w:hAnsi="Georgia"/>
          <w:sz w:val="22"/>
          <w:szCs w:val="22"/>
        </w:rPr>
      </w:pPr>
    </w:p>
    <w:p w14:paraId="24A9DF85" w14:textId="11C56078" w:rsidR="006E7DFF" w:rsidRPr="00047F35" w:rsidRDefault="006820C9" w:rsidP="00396FEA">
      <w:pPr>
        <w:rPr>
          <w:rFonts w:ascii="Georgia" w:hAnsi="Georgia"/>
          <w:sz w:val="22"/>
          <w:szCs w:val="22"/>
        </w:rPr>
      </w:pPr>
      <w:commentRangeStart w:id="63"/>
      <w:r>
        <w:rPr>
          <w:rFonts w:ascii="Georgia" w:hAnsi="Georgia"/>
          <w:sz w:val="22"/>
          <w:szCs w:val="22"/>
        </w:rPr>
        <w:t>Given our desire to predict the likelihood of occupancy per depth bi</w:t>
      </w:r>
      <w:commentRangeEnd w:id="63"/>
      <w:r w:rsidR="00A3012F">
        <w:rPr>
          <w:rStyle w:val="CommentReference"/>
        </w:rPr>
        <w:commentReference w:id="63"/>
      </w:r>
      <w:r>
        <w:rPr>
          <w:rFonts w:ascii="Georgia" w:hAnsi="Georgia"/>
          <w:sz w:val="22"/>
          <w:szCs w:val="22"/>
        </w:rPr>
        <w:t xml:space="preserve">n at each time step given the features in our dataset, we decided to train a probabilistic deep learning model. Specifically, we decided to adopt a </w:t>
      </w:r>
      <w:r w:rsidR="00304460" w:rsidRPr="00047F35">
        <w:rPr>
          <w:rFonts w:ascii="Georgia" w:hAnsi="Georgia"/>
          <w:sz w:val="22"/>
          <w:szCs w:val="22"/>
        </w:rPr>
        <w:t xml:space="preserve">log-odds modeling approach </w:t>
      </w:r>
      <w:r w:rsidR="006E7DFF" w:rsidRPr="00047F35">
        <w:rPr>
          <w:rFonts w:ascii="Georgia" w:hAnsi="Georgia"/>
          <w:sz w:val="22"/>
          <w:szCs w:val="22"/>
        </w:rPr>
        <w:t>(</w:t>
      </w:r>
      <w:r w:rsidR="00304460" w:rsidRPr="00047F35">
        <w:rPr>
          <w:rFonts w:ascii="Georgia" w:hAnsi="Georgia"/>
          <w:sz w:val="22"/>
          <w:szCs w:val="22"/>
        </w:rPr>
        <w:t>Gietzmann-Sanders, --</w:t>
      </w:r>
      <w:r w:rsidR="006E7DFF" w:rsidRPr="00047F35">
        <w:rPr>
          <w:rFonts w:ascii="Georgia" w:hAnsi="Georgia"/>
          <w:sz w:val="22"/>
          <w:szCs w:val="22"/>
        </w:rPr>
        <w:t>)</w:t>
      </w:r>
      <w:r>
        <w:rPr>
          <w:rFonts w:ascii="Georgia" w:hAnsi="Georgia"/>
          <w:sz w:val="22"/>
          <w:szCs w:val="22"/>
        </w:rPr>
        <w:t xml:space="preserve"> as the number of depth bins is not constant and the overall dimensionality of our space can get quite large</w:t>
      </w:r>
      <w:r w:rsidR="006E7DFF" w:rsidRPr="00047F35">
        <w:rPr>
          <w:rFonts w:ascii="Georgia" w:hAnsi="Georgia"/>
          <w:sz w:val="22"/>
          <w:szCs w:val="22"/>
        </w:rPr>
        <w:t xml:space="preserve">. </w:t>
      </w:r>
    </w:p>
    <w:p w14:paraId="64DD0FA9" w14:textId="77777777" w:rsidR="006E7DFF" w:rsidRPr="00047F35" w:rsidRDefault="006E7DFF" w:rsidP="00396FEA">
      <w:pPr>
        <w:rPr>
          <w:rFonts w:ascii="Georgia" w:hAnsi="Georgia"/>
          <w:sz w:val="22"/>
          <w:szCs w:val="22"/>
        </w:rPr>
      </w:pPr>
    </w:p>
    <w:p w14:paraId="0056EBCD" w14:textId="4E072E0B" w:rsidR="00396FEA" w:rsidRPr="00047F35" w:rsidRDefault="006820C9" w:rsidP="00396FEA">
      <w:pPr>
        <w:rPr>
          <w:rFonts w:ascii="Georgia" w:hAnsi="Georgia"/>
          <w:sz w:val="22"/>
          <w:szCs w:val="22"/>
        </w:rPr>
      </w:pPr>
      <w:r>
        <w:rPr>
          <w:rFonts w:ascii="Georgia" w:hAnsi="Georgia"/>
          <w:sz w:val="22"/>
          <w:szCs w:val="22"/>
        </w:rPr>
        <w:t xml:space="preserve">Data </w:t>
      </w:r>
      <w:r w:rsidR="00304460" w:rsidRPr="00047F35">
        <w:rPr>
          <w:rFonts w:ascii="Georgia" w:hAnsi="Georgia"/>
          <w:sz w:val="22"/>
          <w:szCs w:val="22"/>
        </w:rPr>
        <w:t xml:space="preserve">was </w:t>
      </w:r>
      <w:r>
        <w:rPr>
          <w:rFonts w:ascii="Georgia" w:hAnsi="Georgia"/>
          <w:sz w:val="22"/>
          <w:szCs w:val="22"/>
        </w:rPr>
        <w:t xml:space="preserve">first </w:t>
      </w:r>
      <w:r w:rsidR="00304460" w:rsidRPr="00047F35">
        <w:rPr>
          <w:rFonts w:ascii="Georgia" w:hAnsi="Georgia"/>
          <w:sz w:val="22"/>
          <w:szCs w:val="22"/>
        </w:rPr>
        <w:t>divided into</w:t>
      </w:r>
      <w:r w:rsidR="00396FEA" w:rsidRPr="00047F35">
        <w:rPr>
          <w:rFonts w:ascii="Georgia" w:hAnsi="Georgia"/>
          <w:sz w:val="22"/>
          <w:szCs w:val="22"/>
        </w:rPr>
        <w:t xml:space="preserve"> training and validation sets.</w:t>
      </w:r>
      <w:r>
        <w:rPr>
          <w:rFonts w:ascii="Georgia" w:hAnsi="Georgia"/>
          <w:sz w:val="22"/>
          <w:szCs w:val="22"/>
        </w:rPr>
        <w:t xml:space="preserve"> </w:t>
      </w:r>
      <w:r w:rsidR="00396FEA" w:rsidRPr="00047F35">
        <w:rPr>
          <w:rFonts w:ascii="Georgia" w:hAnsi="Georgia"/>
          <w:sz w:val="22"/>
          <w:szCs w:val="22"/>
        </w:rPr>
        <w:t xml:space="preserve">Given the low number of individuals in the sample it was decided not </w:t>
      </w:r>
      <w:r w:rsidR="00304460" w:rsidRPr="00047F35">
        <w:rPr>
          <w:rFonts w:ascii="Georgia" w:hAnsi="Georgia"/>
          <w:sz w:val="22"/>
          <w:szCs w:val="22"/>
        </w:rPr>
        <w:t xml:space="preserve">to </w:t>
      </w:r>
      <w:r w:rsidR="00396FEA" w:rsidRPr="00047F35">
        <w:rPr>
          <w:rFonts w:ascii="Georgia" w:hAnsi="Georgia"/>
          <w:sz w:val="22"/>
          <w:szCs w:val="22"/>
        </w:rPr>
        <w:t xml:space="preserve">maintain a </w:t>
      </w:r>
      <w:r w:rsidR="00304460" w:rsidRPr="00047F35">
        <w:rPr>
          <w:rFonts w:ascii="Georgia" w:hAnsi="Georgia"/>
          <w:sz w:val="22"/>
          <w:szCs w:val="22"/>
        </w:rPr>
        <w:t>holdout</w:t>
      </w:r>
      <w:r w:rsidR="00396FEA" w:rsidRPr="00047F35">
        <w:rPr>
          <w:rFonts w:ascii="Georgia" w:hAnsi="Georgia"/>
          <w:sz w:val="22"/>
          <w:szCs w:val="22"/>
        </w:rPr>
        <w:t xml:space="preserve"> test set.</w:t>
      </w:r>
      <w:r w:rsidR="00304460" w:rsidRPr="00047F35">
        <w:rPr>
          <w:rFonts w:ascii="Georgia" w:hAnsi="Georgia"/>
          <w:sz w:val="22"/>
          <w:szCs w:val="22"/>
        </w:rPr>
        <w:t xml:space="preserve"> </w:t>
      </w:r>
      <w:r w:rsidR="00396FEA" w:rsidRPr="00047F35">
        <w:rPr>
          <w:rFonts w:ascii="Georgia" w:hAnsi="Georgia"/>
          <w:sz w:val="22"/>
          <w:szCs w:val="22"/>
        </w:rPr>
        <w:t>7</w:t>
      </w:r>
      <w:r w:rsidR="006E7DFF" w:rsidRPr="00047F35">
        <w:rPr>
          <w:rFonts w:ascii="Georgia" w:hAnsi="Georgia"/>
          <w:sz w:val="22"/>
          <w:szCs w:val="22"/>
        </w:rPr>
        <w:t>2</w:t>
      </w:r>
      <w:r w:rsidR="00396FEA" w:rsidRPr="00047F35">
        <w:rPr>
          <w:rFonts w:ascii="Georgia" w:hAnsi="Georgia"/>
          <w:sz w:val="22"/>
          <w:szCs w:val="22"/>
        </w:rPr>
        <w:t xml:space="preserve"> individuals were randomly selected for training and </w:t>
      </w:r>
      <w:r w:rsidR="006E7DFF" w:rsidRPr="00047F35">
        <w:rPr>
          <w:rFonts w:ascii="Georgia" w:hAnsi="Georgia"/>
          <w:sz w:val="22"/>
          <w:szCs w:val="22"/>
        </w:rPr>
        <w:t>39</w:t>
      </w:r>
      <w:r w:rsidR="00396FEA" w:rsidRPr="00047F35">
        <w:rPr>
          <w:rFonts w:ascii="Georgia" w:hAnsi="Georgia"/>
          <w:sz w:val="22"/>
          <w:szCs w:val="22"/>
        </w:rPr>
        <w:t xml:space="preserve"> for validation.</w:t>
      </w:r>
    </w:p>
    <w:p w14:paraId="2ACA009B" w14:textId="77777777" w:rsidR="00396FEA" w:rsidRPr="00047F35" w:rsidRDefault="00396FEA" w:rsidP="00396FEA">
      <w:pPr>
        <w:rPr>
          <w:rFonts w:ascii="Georgia" w:hAnsi="Georgia"/>
          <w:sz w:val="22"/>
          <w:szCs w:val="22"/>
        </w:rPr>
      </w:pPr>
    </w:p>
    <w:p w14:paraId="73BB1B8D" w14:textId="33B00FB1" w:rsidR="00396FEA" w:rsidRPr="00047F35" w:rsidRDefault="006820C9" w:rsidP="00396FEA">
      <w:pPr>
        <w:rPr>
          <w:rFonts w:ascii="Georgia" w:hAnsi="Georgia"/>
          <w:sz w:val="22"/>
          <w:szCs w:val="22"/>
        </w:rPr>
      </w:pPr>
      <w:r>
        <w:rPr>
          <w:rFonts w:ascii="Georgia" w:hAnsi="Georgia"/>
          <w:sz w:val="22"/>
          <w:szCs w:val="22"/>
        </w:rPr>
        <w:lastRenderedPageBreak/>
        <w:t>As</w:t>
      </w:r>
      <w:r w:rsidR="00904204">
        <w:rPr>
          <w:rFonts w:ascii="Georgia" w:hAnsi="Georgia"/>
          <w:sz w:val="22"/>
          <w:szCs w:val="22"/>
        </w:rPr>
        <w:t xml:space="preserve"> we have a relatively large number of decisions (up to ten) we applied contrast sampling to remove class imbalance from the output</w:t>
      </w:r>
      <w:r>
        <w:rPr>
          <w:rFonts w:ascii="Georgia" w:hAnsi="Georgia"/>
          <w:sz w:val="22"/>
          <w:szCs w:val="22"/>
        </w:rPr>
        <w:t xml:space="preserve"> (Gietzmann-Sanders, --)</w:t>
      </w:r>
      <w:r w:rsidR="00396FEA" w:rsidRPr="00047F35">
        <w:rPr>
          <w:rFonts w:ascii="Georgia" w:hAnsi="Georgia"/>
          <w:sz w:val="22"/>
          <w:szCs w:val="22"/>
        </w:rPr>
        <w:t>.</w:t>
      </w:r>
      <w:r w:rsidR="00904204">
        <w:rPr>
          <w:rFonts w:ascii="Georgia" w:hAnsi="Georgia"/>
          <w:sz w:val="22"/>
          <w:szCs w:val="22"/>
        </w:rPr>
        <w:t xml:space="preserve"> In contrast sampling, instead </w:t>
      </w:r>
      <w:r w:rsidR="00904204" w:rsidRPr="00904204">
        <w:rPr>
          <w:rFonts w:ascii="Georgia" w:hAnsi="Georgia"/>
          <w:sz w:val="22"/>
          <w:szCs w:val="22"/>
        </w:rPr>
        <w:t xml:space="preserve">of presenting the model with full decisions containing all </w:t>
      </w:r>
      <w:r w:rsidR="00904204">
        <w:rPr>
          <w:rFonts w:ascii="Georgia" w:hAnsi="Georgia"/>
          <w:sz w:val="22"/>
          <w:szCs w:val="22"/>
        </w:rPr>
        <w:t>10</w:t>
      </w:r>
      <w:r w:rsidR="00904204" w:rsidRPr="00904204">
        <w:rPr>
          <w:rFonts w:ascii="Georgia" w:hAnsi="Georgia"/>
          <w:sz w:val="22"/>
          <w:szCs w:val="22"/>
        </w:rPr>
        <w:t xml:space="preserve"> choices, we create training pairs, or contrasts, where each pair consists of one selected choice and one unselected choice.</w:t>
      </w:r>
      <w:r>
        <w:rPr>
          <w:rFonts w:ascii="Georgia" w:hAnsi="Georgia"/>
          <w:sz w:val="22"/>
          <w:szCs w:val="22"/>
        </w:rPr>
        <w:t xml:space="preserve"> This reframing of the problem only works given the internal architecture of a log-odds model (Gietzmann-Sanders, --). </w:t>
      </w:r>
      <w:r w:rsidR="00904204">
        <w:rPr>
          <w:rFonts w:ascii="Georgia" w:hAnsi="Georgia"/>
          <w:sz w:val="22"/>
          <w:szCs w:val="22"/>
        </w:rPr>
        <w:t xml:space="preserve">In </w:t>
      </w:r>
      <w:r w:rsidR="00396FEA" w:rsidRPr="00047F35">
        <w:rPr>
          <w:rFonts w:ascii="Georgia" w:hAnsi="Georgia"/>
          <w:sz w:val="22"/>
          <w:szCs w:val="22"/>
        </w:rPr>
        <w:t xml:space="preserve">this example, after inspecting the distribution of number of choices per salmon and number of choices per decision, we decided on </w:t>
      </w:r>
      <w:r w:rsidR="00304460" w:rsidRPr="00047F35">
        <w:rPr>
          <w:rFonts w:ascii="Georgia" w:hAnsi="Georgia"/>
          <w:sz w:val="22"/>
          <w:szCs w:val="22"/>
        </w:rPr>
        <w:t xml:space="preserve">a </w:t>
      </w:r>
      <w:r w:rsidR="00396FEA" w:rsidRPr="00047F35">
        <w:rPr>
          <w:rFonts w:ascii="Georgia" w:hAnsi="Georgia"/>
          <w:sz w:val="22"/>
          <w:szCs w:val="22"/>
        </w:rPr>
        <w:t>random sampl</w:t>
      </w:r>
      <w:r w:rsidR="00304460" w:rsidRPr="00047F35">
        <w:rPr>
          <w:rFonts w:ascii="Georgia" w:hAnsi="Georgia"/>
          <w:sz w:val="22"/>
          <w:szCs w:val="22"/>
        </w:rPr>
        <w:t>e</w:t>
      </w:r>
      <w:r w:rsidR="00396FEA" w:rsidRPr="00047F35">
        <w:rPr>
          <w:rFonts w:ascii="Georgia" w:hAnsi="Georgia"/>
          <w:sz w:val="22"/>
          <w:szCs w:val="22"/>
        </w:rPr>
        <w:t xml:space="preserve"> (with replacement) </w:t>
      </w:r>
      <w:r w:rsidR="00304460" w:rsidRPr="00047F35">
        <w:rPr>
          <w:rFonts w:ascii="Georgia" w:hAnsi="Georgia"/>
          <w:sz w:val="22"/>
          <w:szCs w:val="22"/>
        </w:rPr>
        <w:t xml:space="preserve">of </w:t>
      </w:r>
      <w:r w:rsidR="006E7DFF" w:rsidRPr="00047F35">
        <w:rPr>
          <w:rFonts w:ascii="Georgia" w:hAnsi="Georgia"/>
          <w:sz w:val="22"/>
          <w:szCs w:val="22"/>
        </w:rPr>
        <w:t>5,000</w:t>
      </w:r>
      <w:r w:rsidR="00396FEA" w:rsidRPr="00047F35">
        <w:rPr>
          <w:rFonts w:ascii="Georgia" w:hAnsi="Georgia"/>
          <w:sz w:val="22"/>
          <w:szCs w:val="22"/>
        </w:rPr>
        <w:t xml:space="preserve"> decisions per individual and </w:t>
      </w:r>
      <w:r w:rsidR="006E7DFF" w:rsidRPr="00047F35">
        <w:rPr>
          <w:rFonts w:ascii="Georgia" w:hAnsi="Georgia"/>
          <w:sz w:val="22"/>
          <w:szCs w:val="22"/>
        </w:rPr>
        <w:t>10</w:t>
      </w:r>
      <w:r w:rsidR="00396FEA" w:rsidRPr="00047F35">
        <w:rPr>
          <w:rFonts w:ascii="Georgia" w:hAnsi="Georgia"/>
          <w:sz w:val="22"/>
          <w:szCs w:val="22"/>
        </w:rPr>
        <w:t xml:space="preserve"> choices per decision. Over a validation/training split of </w:t>
      </w:r>
      <w:r w:rsidR="006E7DFF" w:rsidRPr="00047F35">
        <w:rPr>
          <w:rFonts w:ascii="Georgia" w:hAnsi="Georgia"/>
          <w:sz w:val="22"/>
          <w:szCs w:val="22"/>
        </w:rPr>
        <w:t>39</w:t>
      </w:r>
      <w:r w:rsidR="00396FEA" w:rsidRPr="00047F35">
        <w:rPr>
          <w:rFonts w:ascii="Georgia" w:hAnsi="Georgia"/>
          <w:sz w:val="22"/>
          <w:szCs w:val="22"/>
        </w:rPr>
        <w:t>, 7</w:t>
      </w:r>
      <w:r w:rsidR="006E7DFF" w:rsidRPr="00047F35">
        <w:rPr>
          <w:rFonts w:ascii="Georgia" w:hAnsi="Georgia"/>
          <w:sz w:val="22"/>
          <w:szCs w:val="22"/>
        </w:rPr>
        <w:t>2</w:t>
      </w:r>
      <w:r w:rsidR="00396FEA" w:rsidRPr="00047F35">
        <w:rPr>
          <w:rFonts w:ascii="Georgia" w:hAnsi="Georgia"/>
          <w:sz w:val="22"/>
          <w:szCs w:val="22"/>
        </w:rPr>
        <w:t xml:space="preserve"> this resulted in </w:t>
      </w:r>
      <w:r w:rsidR="006E7DFF" w:rsidRPr="00047F35">
        <w:rPr>
          <w:rFonts w:ascii="Georgia" w:hAnsi="Georgia"/>
          <w:sz w:val="22"/>
          <w:szCs w:val="22"/>
        </w:rPr>
        <w:t xml:space="preserve">5,550,000 </w:t>
      </w:r>
      <w:r w:rsidR="00396FEA" w:rsidRPr="00047F35">
        <w:rPr>
          <w:rFonts w:ascii="Georgia" w:hAnsi="Georgia"/>
          <w:sz w:val="22"/>
          <w:szCs w:val="22"/>
        </w:rPr>
        <w:t xml:space="preserve">contrasts of which </w:t>
      </w:r>
      <w:r w:rsidR="002B17C9" w:rsidRPr="00047F35">
        <w:rPr>
          <w:rFonts w:ascii="Georgia" w:hAnsi="Georgia"/>
          <w:sz w:val="22"/>
          <w:szCs w:val="22"/>
        </w:rPr>
        <w:t>3,600,000</w:t>
      </w:r>
      <w:r w:rsidR="00396FEA" w:rsidRPr="00047F35">
        <w:rPr>
          <w:rFonts w:ascii="Georgia" w:hAnsi="Georgia"/>
          <w:sz w:val="22"/>
          <w:szCs w:val="22"/>
        </w:rPr>
        <w:t xml:space="preserve"> were used in training and the rest in validation. </w:t>
      </w:r>
    </w:p>
    <w:p w14:paraId="73860F8B" w14:textId="77777777" w:rsidR="00396FEA" w:rsidRPr="00047F35" w:rsidRDefault="00396FEA" w:rsidP="00396FEA">
      <w:pPr>
        <w:rPr>
          <w:rFonts w:ascii="Georgia" w:hAnsi="Georgia"/>
          <w:sz w:val="22"/>
          <w:szCs w:val="22"/>
        </w:rPr>
      </w:pPr>
    </w:p>
    <w:p w14:paraId="790F43E0" w14:textId="71D6C17C" w:rsidR="00396FEA" w:rsidRPr="00047F35" w:rsidRDefault="00304460" w:rsidP="00396FEA">
      <w:pPr>
        <w:rPr>
          <w:rFonts w:ascii="Georgia" w:hAnsi="Georgia"/>
          <w:sz w:val="22"/>
          <w:szCs w:val="22"/>
        </w:rPr>
      </w:pPr>
      <w:r w:rsidRPr="00047F35">
        <w:rPr>
          <w:rFonts w:ascii="Georgia" w:hAnsi="Georgia"/>
          <w:sz w:val="22"/>
          <w:szCs w:val="22"/>
        </w:rPr>
        <w:t>We explored a wide variety of different hyperparameters</w:t>
      </w:r>
      <w:r w:rsidR="00904204">
        <w:rPr>
          <w:rFonts w:ascii="Georgia" w:hAnsi="Georgia"/>
          <w:sz w:val="22"/>
          <w:szCs w:val="22"/>
        </w:rPr>
        <w:t xml:space="preserve"> including layer sizes, number of layers, batch size, and learning rate</w:t>
      </w:r>
      <w:r w:rsidRPr="00047F35">
        <w:rPr>
          <w:rFonts w:ascii="Georgia" w:hAnsi="Georgia"/>
          <w:sz w:val="22"/>
          <w:szCs w:val="22"/>
        </w:rPr>
        <w:t xml:space="preserve"> but for the models </w:t>
      </w:r>
      <w:r w:rsidR="00E00FE5" w:rsidRPr="00047F35">
        <w:rPr>
          <w:rFonts w:ascii="Georgia" w:hAnsi="Georgia"/>
          <w:sz w:val="22"/>
          <w:szCs w:val="22"/>
        </w:rPr>
        <w:t>presented in this paper</w:t>
      </w:r>
      <w:r w:rsidR="00396FEA" w:rsidRPr="00047F35">
        <w:rPr>
          <w:rFonts w:ascii="Georgia" w:hAnsi="Georgia"/>
          <w:sz w:val="22"/>
          <w:szCs w:val="22"/>
        </w:rPr>
        <w:t xml:space="preserve"> the hyperparameters </w:t>
      </w:r>
      <w:r w:rsidR="00E00FE5" w:rsidRPr="00047F35">
        <w:rPr>
          <w:rFonts w:ascii="Georgia" w:hAnsi="Georgia"/>
          <w:sz w:val="22"/>
          <w:szCs w:val="22"/>
        </w:rPr>
        <w:t>of</w:t>
      </w:r>
      <w:r w:rsidR="00396FEA" w:rsidRPr="00047F35">
        <w:rPr>
          <w:rFonts w:ascii="Georgia" w:hAnsi="Georgia"/>
          <w:sz w:val="22"/>
          <w:szCs w:val="22"/>
        </w:rPr>
        <w:t xml:space="preserve"> the internal log-odds component of the model were parametrized </w:t>
      </w:r>
      <w:r w:rsidR="00904204">
        <w:rPr>
          <w:rFonts w:ascii="Georgia" w:hAnsi="Georgia"/>
          <w:sz w:val="22"/>
          <w:szCs w:val="22"/>
        </w:rPr>
        <w:t xml:space="preserve">as described in Table 1. </w:t>
      </w:r>
    </w:p>
    <w:p w14:paraId="5AD75012" w14:textId="65840649" w:rsidR="00E00FE5" w:rsidRPr="00047F35" w:rsidRDefault="00E00FE5" w:rsidP="00396FEA">
      <w:pPr>
        <w:rPr>
          <w:rFonts w:ascii="Georgia" w:hAnsi="Georgia"/>
          <w:sz w:val="22"/>
          <w:szCs w:val="22"/>
        </w:rPr>
      </w:pPr>
      <w:r w:rsidRPr="00047F35">
        <w:rPr>
          <w:rFonts w:ascii="Georgia" w:hAnsi="Georgia"/>
          <w:sz w:val="22"/>
          <w:szCs w:val="22"/>
        </w:rPr>
        <w:t xml:space="preserve"> </w:t>
      </w:r>
    </w:p>
    <w:tbl>
      <w:tblPr>
        <w:tblStyle w:val="PlainTable5"/>
        <w:tblW w:w="0" w:type="auto"/>
        <w:tblLook w:val="04A0" w:firstRow="1" w:lastRow="0" w:firstColumn="1" w:lastColumn="0" w:noHBand="0" w:noVBand="1"/>
      </w:tblPr>
      <w:tblGrid>
        <w:gridCol w:w="4675"/>
        <w:gridCol w:w="4675"/>
      </w:tblGrid>
      <w:tr w:rsidR="002B17C9" w:rsidRPr="00047F35" w14:paraId="7FFEBB4F" w14:textId="77777777" w:rsidTr="002B17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7AC726D" w14:textId="275CFC5E" w:rsidR="002B17C9" w:rsidRPr="00047F35" w:rsidRDefault="002B17C9" w:rsidP="00396FEA">
            <w:pPr>
              <w:rPr>
                <w:rFonts w:ascii="Georgia" w:hAnsi="Georgia"/>
                <w:sz w:val="22"/>
                <w:szCs w:val="22"/>
              </w:rPr>
            </w:pPr>
            <w:r w:rsidRPr="00047F35">
              <w:rPr>
                <w:rFonts w:ascii="Georgia" w:hAnsi="Georgia"/>
                <w:sz w:val="22"/>
                <w:szCs w:val="22"/>
              </w:rPr>
              <w:t>Component</w:t>
            </w:r>
          </w:p>
        </w:tc>
        <w:tc>
          <w:tcPr>
            <w:tcW w:w="4675" w:type="dxa"/>
          </w:tcPr>
          <w:p w14:paraId="0DAEA50E" w14:textId="11E98703" w:rsidR="002B17C9" w:rsidRPr="00047F35" w:rsidRDefault="002B17C9" w:rsidP="00396FEA">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Options</w:t>
            </w:r>
          </w:p>
        </w:tc>
      </w:tr>
      <w:tr w:rsidR="002B17C9" w:rsidRPr="00047F35" w14:paraId="74FE0954"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64D2DD" w14:textId="271D5433" w:rsidR="002B17C9" w:rsidRPr="00047F35" w:rsidRDefault="002B17C9" w:rsidP="00396FEA">
            <w:pPr>
              <w:rPr>
                <w:rFonts w:ascii="Georgia" w:hAnsi="Georgia"/>
                <w:sz w:val="22"/>
                <w:szCs w:val="22"/>
              </w:rPr>
            </w:pPr>
            <w:r w:rsidRPr="00047F35">
              <w:rPr>
                <w:rFonts w:ascii="Georgia" w:hAnsi="Georgia"/>
                <w:sz w:val="22"/>
                <w:szCs w:val="22"/>
              </w:rPr>
              <w:t>Layers</w:t>
            </w:r>
          </w:p>
        </w:tc>
        <w:tc>
          <w:tcPr>
            <w:tcW w:w="4675" w:type="dxa"/>
          </w:tcPr>
          <w:p w14:paraId="38FA4A38" w14:textId="2A1A1E76" w:rsidR="002B17C9" w:rsidRPr="00047F35"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2, 3</w:t>
            </w:r>
          </w:p>
        </w:tc>
      </w:tr>
      <w:tr w:rsidR="002B17C9" w:rsidRPr="00047F35" w14:paraId="751CE68B"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50B8C431" w14:textId="06A7765D" w:rsidR="002B17C9" w:rsidRPr="00047F35" w:rsidRDefault="002B17C9" w:rsidP="00396FEA">
            <w:pPr>
              <w:rPr>
                <w:rFonts w:ascii="Georgia" w:hAnsi="Georgia"/>
                <w:sz w:val="22"/>
                <w:szCs w:val="22"/>
              </w:rPr>
            </w:pPr>
            <w:r w:rsidRPr="00047F35">
              <w:rPr>
                <w:rFonts w:ascii="Georgia" w:hAnsi="Georgia"/>
                <w:sz w:val="22"/>
                <w:szCs w:val="22"/>
              </w:rPr>
              <w:t>Units per Layer</w:t>
            </w:r>
          </w:p>
        </w:tc>
        <w:tc>
          <w:tcPr>
            <w:tcW w:w="4675" w:type="dxa"/>
          </w:tcPr>
          <w:p w14:paraId="5B4B5C33" w14:textId="258F6752" w:rsidR="002B17C9" w:rsidRPr="00047F35"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24, 32</w:t>
            </w:r>
          </w:p>
        </w:tc>
      </w:tr>
      <w:tr w:rsidR="002B17C9" w:rsidRPr="00047F35" w14:paraId="54D9B6F5"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32AEDE" w14:textId="294C6C21" w:rsidR="002B17C9" w:rsidRPr="00047F35" w:rsidRDefault="002B17C9" w:rsidP="00396FEA">
            <w:pPr>
              <w:rPr>
                <w:rFonts w:ascii="Georgia" w:hAnsi="Georgia"/>
                <w:sz w:val="22"/>
                <w:szCs w:val="22"/>
              </w:rPr>
            </w:pPr>
            <w:r w:rsidRPr="00047F35">
              <w:rPr>
                <w:rFonts w:ascii="Georgia" w:hAnsi="Georgia"/>
                <w:sz w:val="22"/>
                <w:szCs w:val="22"/>
              </w:rPr>
              <w:t>Batch Size</w:t>
            </w:r>
          </w:p>
        </w:tc>
        <w:tc>
          <w:tcPr>
            <w:tcW w:w="4675" w:type="dxa"/>
          </w:tcPr>
          <w:p w14:paraId="0A6B63A0" w14:textId="62B396BA" w:rsidR="002B17C9" w:rsidRPr="00047F35"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200,000</w:t>
            </w:r>
          </w:p>
        </w:tc>
      </w:tr>
      <w:tr w:rsidR="002B17C9" w:rsidRPr="00047F35" w14:paraId="04475787"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11FC844A" w14:textId="4FDADBE6" w:rsidR="002B17C9" w:rsidRPr="00047F35" w:rsidRDefault="002B17C9" w:rsidP="00396FEA">
            <w:pPr>
              <w:rPr>
                <w:rFonts w:ascii="Georgia" w:hAnsi="Georgia"/>
                <w:sz w:val="22"/>
                <w:szCs w:val="22"/>
              </w:rPr>
            </w:pPr>
            <w:r w:rsidRPr="00047F35">
              <w:rPr>
                <w:rFonts w:ascii="Georgia" w:hAnsi="Georgia"/>
                <w:sz w:val="22"/>
                <w:szCs w:val="22"/>
              </w:rPr>
              <w:t>Learning Rate</w:t>
            </w:r>
          </w:p>
        </w:tc>
        <w:tc>
          <w:tcPr>
            <w:tcW w:w="4675" w:type="dxa"/>
          </w:tcPr>
          <w:p w14:paraId="1F6BC3E8" w14:textId="75834D40" w:rsidR="002B17C9" w:rsidRPr="00047F35"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0.001</w:t>
            </w:r>
          </w:p>
        </w:tc>
      </w:tr>
    </w:tbl>
    <w:p w14:paraId="33308949" w14:textId="77777777" w:rsidR="00E00FE5" w:rsidRPr="00047F35" w:rsidRDefault="00E00FE5" w:rsidP="00E00FE5">
      <w:pPr>
        <w:rPr>
          <w:rFonts w:ascii="Georgia" w:hAnsi="Georgia"/>
          <w:b/>
          <w:bCs/>
          <w:sz w:val="22"/>
          <w:szCs w:val="22"/>
        </w:rPr>
      </w:pPr>
      <w:r w:rsidRPr="00047F35">
        <w:rPr>
          <w:rFonts w:ascii="Georgia" w:hAnsi="Georgia"/>
          <w:b/>
          <w:bCs/>
          <w:sz w:val="22"/>
          <w:szCs w:val="22"/>
        </w:rPr>
        <w:t>Table 1: Hyperparameters</w:t>
      </w:r>
    </w:p>
    <w:p w14:paraId="272435CC" w14:textId="680F7582" w:rsidR="00E00FE5" w:rsidRPr="00047F35" w:rsidRDefault="00E00FE5" w:rsidP="00E00FE5">
      <w:pPr>
        <w:rPr>
          <w:rFonts w:ascii="Georgia" w:hAnsi="Georgia"/>
          <w:sz w:val="22"/>
          <w:szCs w:val="22"/>
        </w:rPr>
      </w:pPr>
      <w:r w:rsidRPr="00047F35">
        <w:rPr>
          <w:rFonts w:ascii="Georgia" w:hAnsi="Georgia"/>
          <w:sz w:val="22"/>
          <w:szCs w:val="22"/>
        </w:rPr>
        <w:t>The hyperparameter grid searched during model tuning.</w:t>
      </w:r>
    </w:p>
    <w:p w14:paraId="1EAC1246" w14:textId="77777777" w:rsidR="00396FEA" w:rsidRPr="00047F35" w:rsidRDefault="00396FEA" w:rsidP="00396FEA">
      <w:pPr>
        <w:rPr>
          <w:rFonts w:ascii="Georgia" w:hAnsi="Georgia"/>
          <w:sz w:val="22"/>
          <w:szCs w:val="22"/>
        </w:rPr>
      </w:pPr>
    </w:p>
    <w:p w14:paraId="4A45CEB0" w14:textId="46CC64A4" w:rsidR="00396FEA" w:rsidRDefault="00396FEA" w:rsidP="00396FEA">
      <w:pPr>
        <w:rPr>
          <w:rFonts w:ascii="Georgia" w:hAnsi="Georgia"/>
          <w:sz w:val="22"/>
          <w:szCs w:val="22"/>
        </w:rPr>
      </w:pPr>
      <w:r w:rsidRPr="00047F35">
        <w:rPr>
          <w:rFonts w:ascii="Georgia" w:hAnsi="Georgia"/>
          <w:sz w:val="22"/>
          <w:szCs w:val="22"/>
        </w:rPr>
        <w:t xml:space="preserve">We </w:t>
      </w:r>
      <w:r w:rsidR="006820C9">
        <w:rPr>
          <w:rFonts w:ascii="Georgia" w:hAnsi="Georgia"/>
          <w:sz w:val="22"/>
          <w:szCs w:val="22"/>
        </w:rPr>
        <w:t xml:space="preserve">searched the </w:t>
      </w:r>
      <w:proofErr w:type="spellStart"/>
      <w:r w:rsidR="006820C9">
        <w:rPr>
          <w:rFonts w:ascii="Georgia" w:hAnsi="Georgia"/>
          <w:sz w:val="22"/>
          <w:szCs w:val="22"/>
        </w:rPr>
        <w:t>hyperparmeters</w:t>
      </w:r>
      <w:proofErr w:type="spellEnd"/>
      <w:r w:rsidR="006820C9">
        <w:rPr>
          <w:rFonts w:ascii="Georgia" w:hAnsi="Georgia"/>
          <w:sz w:val="22"/>
          <w:szCs w:val="22"/>
        </w:rPr>
        <w:t xml:space="preserve"> space with a grid search </w:t>
      </w:r>
      <w:r w:rsidRPr="00047F35">
        <w:rPr>
          <w:rFonts w:ascii="Georgia" w:hAnsi="Georgia"/>
          <w:sz w:val="22"/>
          <w:szCs w:val="22"/>
        </w:rPr>
        <w:t xml:space="preserve">used </w:t>
      </w:r>
      <w:r w:rsidR="002B17C9" w:rsidRPr="00047F35">
        <w:rPr>
          <w:rFonts w:ascii="Georgia" w:hAnsi="Georgia"/>
          <w:sz w:val="22"/>
          <w:szCs w:val="22"/>
        </w:rPr>
        <w:t>6</w:t>
      </w:r>
      <w:r w:rsidRPr="00047F35">
        <w:rPr>
          <w:rFonts w:ascii="Georgia" w:hAnsi="Georgia"/>
          <w:sz w:val="22"/>
          <w:szCs w:val="22"/>
        </w:rPr>
        <w:t xml:space="preserve"> separate seeds for each combination</w:t>
      </w:r>
      <w:r w:rsidR="006820C9">
        <w:rPr>
          <w:rFonts w:ascii="Georgia" w:hAnsi="Georgia"/>
          <w:sz w:val="22"/>
          <w:szCs w:val="22"/>
        </w:rPr>
        <w:t xml:space="preserve"> of hyperparameters</w:t>
      </w:r>
      <w:r w:rsidRPr="00047F35">
        <w:rPr>
          <w:rFonts w:ascii="Georgia" w:hAnsi="Georgia"/>
          <w:sz w:val="22"/>
          <w:szCs w:val="22"/>
        </w:rPr>
        <w:t xml:space="preserve">. Models were trained in </w:t>
      </w:r>
      <w:proofErr w:type="spellStart"/>
      <w:r w:rsidRPr="00047F35">
        <w:rPr>
          <w:rFonts w:ascii="Georgia" w:hAnsi="Georgia"/>
          <w:sz w:val="22"/>
          <w:szCs w:val="22"/>
        </w:rPr>
        <w:t>Keras</w:t>
      </w:r>
      <w:proofErr w:type="spellEnd"/>
      <w:r w:rsidRPr="00047F35">
        <w:rPr>
          <w:rFonts w:ascii="Georgia" w:hAnsi="Georgia"/>
          <w:sz w:val="22"/>
          <w:szCs w:val="22"/>
        </w:rPr>
        <w:t xml:space="preserve"> using an Adam optimizer for </w:t>
      </w:r>
      <w:r w:rsidR="002B17C9" w:rsidRPr="00047F35">
        <w:rPr>
          <w:rFonts w:ascii="Georgia" w:hAnsi="Georgia"/>
          <w:sz w:val="22"/>
          <w:szCs w:val="22"/>
        </w:rPr>
        <w:t>75</w:t>
      </w:r>
      <w:r w:rsidRPr="00047F35">
        <w:rPr>
          <w:rFonts w:ascii="Georgia" w:hAnsi="Georgia"/>
          <w:sz w:val="22"/>
          <w:szCs w:val="22"/>
        </w:rPr>
        <w:t xml:space="preserve"> epochs. </w:t>
      </w:r>
      <w:r w:rsidR="006820C9">
        <w:rPr>
          <w:rFonts w:ascii="Georgia" w:hAnsi="Georgia"/>
          <w:sz w:val="22"/>
          <w:szCs w:val="22"/>
        </w:rPr>
        <w:t>C</w:t>
      </w:r>
      <w:r w:rsidR="002B17C9" w:rsidRPr="00047F35">
        <w:rPr>
          <w:rFonts w:ascii="Georgia" w:hAnsi="Georgia"/>
          <w:sz w:val="22"/>
          <w:szCs w:val="22"/>
        </w:rPr>
        <w:t xml:space="preserve">ategorical cross entropy </w:t>
      </w:r>
      <w:r w:rsidR="006820C9">
        <w:rPr>
          <w:rFonts w:ascii="Georgia" w:hAnsi="Georgia"/>
          <w:sz w:val="22"/>
          <w:szCs w:val="22"/>
        </w:rPr>
        <w:t>was used as</w:t>
      </w:r>
      <w:r w:rsidR="002B17C9" w:rsidRPr="00047F35">
        <w:rPr>
          <w:rFonts w:ascii="Georgia" w:hAnsi="Georgia"/>
          <w:sz w:val="22"/>
          <w:szCs w:val="22"/>
        </w:rPr>
        <w:t xml:space="preserve"> the loss function. </w:t>
      </w:r>
      <w:r w:rsidRPr="00047F35">
        <w:rPr>
          <w:rFonts w:ascii="Georgia" w:hAnsi="Georgia"/>
          <w:sz w:val="22"/>
          <w:szCs w:val="22"/>
        </w:rPr>
        <w:t xml:space="preserve">Training was done on AWS Batch using </w:t>
      </w:r>
      <w:proofErr w:type="spellStart"/>
      <w:r w:rsidRPr="00047F35">
        <w:rPr>
          <w:rFonts w:ascii="Georgia" w:hAnsi="Georgia"/>
          <w:sz w:val="22"/>
          <w:szCs w:val="22"/>
        </w:rPr>
        <w:t>Fargate</w:t>
      </w:r>
      <w:proofErr w:type="spellEnd"/>
      <w:r w:rsidRPr="00047F35">
        <w:rPr>
          <w:rFonts w:ascii="Georgia" w:hAnsi="Georgia"/>
          <w:sz w:val="22"/>
          <w:szCs w:val="22"/>
        </w:rPr>
        <w:t xml:space="preserve"> instances of 2 </w:t>
      </w:r>
      <w:proofErr w:type="spellStart"/>
      <w:r w:rsidRPr="00047F35">
        <w:rPr>
          <w:rFonts w:ascii="Georgia" w:hAnsi="Georgia"/>
          <w:sz w:val="22"/>
          <w:szCs w:val="22"/>
        </w:rPr>
        <w:t>vcpu's</w:t>
      </w:r>
      <w:proofErr w:type="spellEnd"/>
      <w:r w:rsidRPr="00047F35">
        <w:rPr>
          <w:rFonts w:ascii="Georgia" w:hAnsi="Georgia"/>
          <w:sz w:val="22"/>
          <w:szCs w:val="22"/>
        </w:rPr>
        <w:t xml:space="preserve"> and 4 GB of memory. </w:t>
      </w:r>
    </w:p>
    <w:p w14:paraId="43060BDE" w14:textId="77777777" w:rsidR="0050606C" w:rsidRDefault="0050606C" w:rsidP="00396FEA">
      <w:pPr>
        <w:rPr>
          <w:rFonts w:ascii="Georgia" w:hAnsi="Georgia"/>
          <w:sz w:val="22"/>
          <w:szCs w:val="22"/>
        </w:rPr>
      </w:pPr>
    </w:p>
    <w:p w14:paraId="7E069116" w14:textId="151C847E" w:rsidR="0050606C" w:rsidRDefault="0050606C" w:rsidP="00396FEA">
      <w:pPr>
        <w:rPr>
          <w:rFonts w:ascii="Georgia" w:hAnsi="Georgia"/>
          <w:sz w:val="22"/>
          <w:szCs w:val="22"/>
        </w:rPr>
      </w:pPr>
      <w:r>
        <w:rPr>
          <w:rFonts w:ascii="Georgia" w:hAnsi="Georgia"/>
          <w:sz w:val="22"/>
          <w:szCs w:val="22"/>
        </w:rPr>
        <w:t xml:space="preserve">After training the models were compared using the average negative log likelihood over the contrasts (NLP-C) as well as the average log likelihood, per individual fish, over the original decisions (NLP-D). Overall, </w:t>
      </w:r>
      <w:r w:rsidRPr="00047F35">
        <w:rPr>
          <w:rFonts w:ascii="Georgia" w:hAnsi="Georgia"/>
          <w:sz w:val="22"/>
          <w:szCs w:val="22"/>
        </w:rPr>
        <w:t xml:space="preserve">18 separate </w:t>
      </w:r>
      <w:r w:rsidR="006820C9">
        <w:rPr>
          <w:rFonts w:ascii="Georgia" w:hAnsi="Georgia"/>
          <w:sz w:val="22"/>
          <w:szCs w:val="22"/>
        </w:rPr>
        <w:t>sets of features were explored</w:t>
      </w:r>
      <w:r>
        <w:rPr>
          <w:rFonts w:ascii="Georgia" w:hAnsi="Georgia"/>
          <w:sz w:val="22"/>
          <w:szCs w:val="22"/>
        </w:rPr>
        <w:t xml:space="preserve">. </w:t>
      </w:r>
      <w:r w:rsidR="006820C9">
        <w:rPr>
          <w:rFonts w:ascii="Georgia" w:hAnsi="Georgia"/>
          <w:sz w:val="22"/>
          <w:szCs w:val="22"/>
        </w:rPr>
        <w:t xml:space="preserve">Models were selected on the basis of having the lowest NLP-C with models within 0.1% of one another being considered equivalent. Of these </w:t>
      </w:r>
      <w:r>
        <w:rPr>
          <w:rFonts w:ascii="Georgia" w:hAnsi="Georgia"/>
          <w:sz w:val="22"/>
          <w:szCs w:val="22"/>
        </w:rPr>
        <w:t xml:space="preserve">the model with the fewest features was selected. We also report on the series of models whose subset of features lead up to the selected model so as to illustrate the incremental value of each of these sets of features. </w:t>
      </w:r>
    </w:p>
    <w:p w14:paraId="62E9EF8B" w14:textId="77777777" w:rsidR="0050606C" w:rsidRDefault="0050606C" w:rsidP="00396FEA">
      <w:pPr>
        <w:rPr>
          <w:rFonts w:ascii="Georgia" w:hAnsi="Georgia"/>
          <w:b/>
          <w:bCs/>
        </w:rPr>
      </w:pPr>
    </w:p>
    <w:p w14:paraId="025CF682" w14:textId="48363707" w:rsidR="0050606C" w:rsidRPr="0050606C" w:rsidRDefault="0050606C" w:rsidP="00396FEA">
      <w:pPr>
        <w:rPr>
          <w:rFonts w:ascii="Georgia" w:hAnsi="Georgia"/>
          <w:b/>
          <w:bCs/>
        </w:rPr>
      </w:pPr>
      <w:r>
        <w:rPr>
          <w:rFonts w:ascii="Georgia" w:hAnsi="Georgia"/>
          <w:b/>
          <w:bCs/>
        </w:rPr>
        <w:t>Model Evaluation</w:t>
      </w:r>
    </w:p>
    <w:p w14:paraId="4455DAE9" w14:textId="77777777" w:rsidR="0050606C" w:rsidRDefault="0050606C" w:rsidP="00396FEA">
      <w:pPr>
        <w:rPr>
          <w:rFonts w:ascii="Georgia" w:hAnsi="Georgia"/>
          <w:sz w:val="22"/>
          <w:szCs w:val="22"/>
        </w:rPr>
      </w:pPr>
    </w:p>
    <w:p w14:paraId="26F60A28" w14:textId="300DEEA5" w:rsidR="0050606C" w:rsidRDefault="0050606C" w:rsidP="00396FEA">
      <w:pPr>
        <w:rPr>
          <w:rFonts w:ascii="Georgia" w:hAnsi="Georgia"/>
          <w:sz w:val="22"/>
          <w:szCs w:val="22"/>
        </w:rPr>
      </w:pPr>
      <w:r>
        <w:rPr>
          <w:rFonts w:ascii="Georgia" w:hAnsi="Georgia"/>
          <w:sz w:val="22"/>
          <w:szCs w:val="22"/>
        </w:rPr>
        <w:t>Beyond reporting the NLP-C and NLP-D</w:t>
      </w:r>
      <w:r w:rsidR="006820C9">
        <w:rPr>
          <w:rFonts w:ascii="Georgia" w:hAnsi="Georgia"/>
          <w:sz w:val="22"/>
          <w:szCs w:val="22"/>
        </w:rPr>
        <w:t xml:space="preserve">, </w:t>
      </w:r>
      <w:r>
        <w:rPr>
          <w:rFonts w:ascii="Georgia" w:hAnsi="Georgia"/>
          <w:sz w:val="22"/>
          <w:szCs w:val="22"/>
        </w:rPr>
        <w:t xml:space="preserve">we also computed a series of statistics over the model’s predictions </w:t>
      </w:r>
      <w:r w:rsidR="006820C9">
        <w:rPr>
          <w:rFonts w:ascii="Georgia" w:hAnsi="Georgia"/>
          <w:sz w:val="22"/>
          <w:szCs w:val="22"/>
        </w:rPr>
        <w:t>and the actual occupancy data in</w:t>
      </w:r>
      <w:r>
        <w:rPr>
          <w:rFonts w:ascii="Georgia" w:hAnsi="Georgia"/>
          <w:sz w:val="22"/>
          <w:szCs w:val="22"/>
        </w:rPr>
        <w:t xml:space="preserve"> order to </w:t>
      </w:r>
      <w:r w:rsidR="006820C9">
        <w:rPr>
          <w:rFonts w:ascii="Georgia" w:hAnsi="Georgia"/>
          <w:sz w:val="22"/>
          <w:szCs w:val="22"/>
        </w:rPr>
        <w:t>explore</w:t>
      </w:r>
      <w:r>
        <w:rPr>
          <w:rFonts w:ascii="Georgia" w:hAnsi="Georgia"/>
          <w:sz w:val="22"/>
          <w:szCs w:val="22"/>
        </w:rPr>
        <w:t xml:space="preserve"> the overall quality of fit. </w:t>
      </w:r>
    </w:p>
    <w:p w14:paraId="566677FF" w14:textId="77777777" w:rsidR="0050606C" w:rsidRDefault="0050606C" w:rsidP="00396FEA">
      <w:pPr>
        <w:rPr>
          <w:rFonts w:ascii="Georgia" w:hAnsi="Georgia"/>
          <w:sz w:val="22"/>
          <w:szCs w:val="22"/>
        </w:rPr>
      </w:pPr>
    </w:p>
    <w:p w14:paraId="69E255B0" w14:textId="6417E940" w:rsidR="00703885" w:rsidRDefault="0050606C" w:rsidP="00396FEA">
      <w:pPr>
        <w:rPr>
          <w:rFonts w:ascii="Georgia" w:hAnsi="Georgia"/>
          <w:sz w:val="22"/>
          <w:szCs w:val="22"/>
        </w:rPr>
      </w:pPr>
      <w:commentRangeStart w:id="64"/>
      <w:r>
        <w:rPr>
          <w:rFonts w:ascii="Georgia" w:hAnsi="Georgia"/>
          <w:sz w:val="22"/>
          <w:szCs w:val="22"/>
        </w:rPr>
        <w:t xml:space="preserve">To evaluate seasonal </w:t>
      </w:r>
      <w:r w:rsidR="00703885">
        <w:rPr>
          <w:rFonts w:ascii="Georgia" w:hAnsi="Georgia"/>
          <w:sz w:val="22"/>
          <w:szCs w:val="22"/>
        </w:rPr>
        <w:t>effects,</w:t>
      </w:r>
      <w:r>
        <w:rPr>
          <w:rFonts w:ascii="Georgia" w:hAnsi="Georgia"/>
          <w:sz w:val="22"/>
          <w:szCs w:val="22"/>
        </w:rPr>
        <w:t xml:space="preserve"> we aggregated the proportion of fish in each depth bin over each month of the year and compared this to the </w:t>
      </w:r>
      <w:r w:rsidR="00703885">
        <w:rPr>
          <w:rFonts w:ascii="Georgia" w:hAnsi="Georgia"/>
          <w:sz w:val="22"/>
          <w:szCs w:val="22"/>
        </w:rPr>
        <w:t xml:space="preserve">predicted proportion of fish in each depth bin given the </w:t>
      </w:r>
      <w:r w:rsidR="006820C9">
        <w:rPr>
          <w:rFonts w:ascii="Georgia" w:hAnsi="Georgia"/>
          <w:sz w:val="22"/>
          <w:szCs w:val="22"/>
        </w:rPr>
        <w:t>model</w:t>
      </w:r>
      <w:r w:rsidR="00703885">
        <w:rPr>
          <w:rFonts w:ascii="Georgia" w:hAnsi="Georgia"/>
          <w:sz w:val="22"/>
          <w:szCs w:val="22"/>
        </w:rPr>
        <w:t xml:space="preserve"> (Figure 1). Similarly, we converted our </w:t>
      </w:r>
      <w:proofErr w:type="spellStart"/>
      <w:r w:rsidR="00703885">
        <w:rPr>
          <w:rFonts w:ascii="Georgia" w:hAnsi="Georgia"/>
          <w:sz w:val="22"/>
          <w:szCs w:val="22"/>
        </w:rPr>
        <w:t>sin_sun</w:t>
      </w:r>
      <w:proofErr w:type="spellEnd"/>
      <w:r w:rsidR="00703885">
        <w:rPr>
          <w:rFonts w:ascii="Georgia" w:hAnsi="Georgia"/>
          <w:sz w:val="22"/>
          <w:szCs w:val="22"/>
        </w:rPr>
        <w:t xml:space="preserve"> and </w:t>
      </w:r>
      <w:proofErr w:type="spellStart"/>
      <w:r w:rsidR="00703885">
        <w:rPr>
          <w:rFonts w:ascii="Georgia" w:hAnsi="Georgia"/>
          <w:sz w:val="22"/>
          <w:szCs w:val="22"/>
        </w:rPr>
        <w:t>cos_sun</w:t>
      </w:r>
      <w:proofErr w:type="spellEnd"/>
      <w:r w:rsidR="00703885">
        <w:rPr>
          <w:rFonts w:ascii="Georgia" w:hAnsi="Georgia"/>
          <w:sz w:val="22"/>
          <w:szCs w:val="22"/>
        </w:rPr>
        <w:t xml:space="preserve"> features back into radians and then computed actual and predicted proportions of the fish at depths lower than 25m (Figure 2). Finally</w:t>
      </w:r>
      <w:r w:rsidR="006820C9">
        <w:rPr>
          <w:rFonts w:ascii="Georgia" w:hAnsi="Georgia"/>
          <w:sz w:val="22"/>
          <w:szCs w:val="22"/>
        </w:rPr>
        <w:t>,</w:t>
      </w:r>
      <w:r w:rsidR="00703885">
        <w:rPr>
          <w:rFonts w:ascii="Georgia" w:hAnsi="Georgia"/>
          <w:sz w:val="22"/>
          <w:szCs w:val="22"/>
        </w:rPr>
        <w:t xml:space="preserve"> for each of our selected environmental features (mixed layer thickness, salinity, and nitrate) we binned our environmental feature and then computed observed proportion over the testing and training data as well as predicted proportions given a model with the environmental features and </w:t>
      </w:r>
      <w:r w:rsidR="006820C9">
        <w:rPr>
          <w:rFonts w:ascii="Georgia" w:hAnsi="Georgia"/>
          <w:sz w:val="22"/>
          <w:szCs w:val="22"/>
        </w:rPr>
        <w:t xml:space="preserve">a model </w:t>
      </w:r>
      <w:r w:rsidR="00703885">
        <w:rPr>
          <w:rFonts w:ascii="Georgia" w:hAnsi="Georgia"/>
          <w:sz w:val="22"/>
          <w:szCs w:val="22"/>
        </w:rPr>
        <w:t xml:space="preserve">without (Figure 3). The latter comparison is intended to show the degree of co-variation between the environmental features and seasonal patterns.  </w:t>
      </w:r>
      <w:commentRangeEnd w:id="64"/>
      <w:r w:rsidR="00F356F6">
        <w:rPr>
          <w:rStyle w:val="CommentReference"/>
        </w:rPr>
        <w:commentReference w:id="64"/>
      </w:r>
    </w:p>
    <w:p w14:paraId="561BEE98" w14:textId="77777777" w:rsidR="00E00FE5" w:rsidRPr="00047F35" w:rsidRDefault="00E00FE5" w:rsidP="00396FEA">
      <w:pPr>
        <w:rPr>
          <w:rFonts w:ascii="Georgia" w:hAnsi="Georgia"/>
          <w:sz w:val="22"/>
          <w:szCs w:val="22"/>
        </w:rPr>
      </w:pPr>
    </w:p>
    <w:p w14:paraId="36E0693F" w14:textId="40CB460F" w:rsidR="002B17C9" w:rsidRPr="00047F35" w:rsidRDefault="002B17C9" w:rsidP="00396FEA">
      <w:pPr>
        <w:rPr>
          <w:rFonts w:ascii="Georgia" w:hAnsi="Georgia"/>
          <w:b/>
          <w:bCs/>
        </w:rPr>
      </w:pPr>
      <w:r w:rsidRPr="00047F35">
        <w:rPr>
          <w:rFonts w:ascii="Georgia" w:hAnsi="Georgia"/>
          <w:b/>
          <w:bCs/>
        </w:rPr>
        <w:t>Visualizations</w:t>
      </w:r>
      <w:r w:rsidR="00527D60">
        <w:rPr>
          <w:rFonts w:ascii="Georgia" w:hAnsi="Georgia"/>
          <w:b/>
          <w:bCs/>
        </w:rPr>
        <w:t xml:space="preserve"> of Model Predictions</w:t>
      </w:r>
    </w:p>
    <w:p w14:paraId="6A8B39D2" w14:textId="77777777" w:rsidR="002B17C9" w:rsidRPr="00047F35" w:rsidRDefault="002B17C9" w:rsidP="00396FEA">
      <w:pPr>
        <w:rPr>
          <w:rFonts w:ascii="Georgia" w:hAnsi="Georgia"/>
          <w:sz w:val="22"/>
          <w:szCs w:val="22"/>
        </w:rPr>
      </w:pPr>
    </w:p>
    <w:p w14:paraId="48A5FF42" w14:textId="2E7D01C4" w:rsidR="002B17C9" w:rsidRDefault="00703885" w:rsidP="00396FEA">
      <w:pPr>
        <w:rPr>
          <w:rFonts w:ascii="Georgia" w:hAnsi="Georgia"/>
          <w:sz w:val="22"/>
          <w:szCs w:val="22"/>
        </w:rPr>
      </w:pPr>
      <w:r>
        <w:rPr>
          <w:rFonts w:ascii="Georgia" w:hAnsi="Georgia"/>
          <w:sz w:val="22"/>
          <w:szCs w:val="22"/>
        </w:rPr>
        <w:t xml:space="preserve">To illustrate how the model </w:t>
      </w:r>
      <w:r>
        <w:rPr>
          <w:rFonts w:ascii="Georgia" w:hAnsi="Georgia"/>
          <w:color w:val="222222"/>
          <w:sz w:val="22"/>
          <w:szCs w:val="22"/>
          <w:shd w:val="clear" w:color="auto" w:fill="FFFFFF"/>
        </w:rPr>
        <w:t xml:space="preserve">predictions can guide the selection of places and times where the likelihood of Chinook occupancy, by depth bin, is minimized, we </w:t>
      </w:r>
      <w:r w:rsidR="006820C9">
        <w:rPr>
          <w:rFonts w:ascii="Georgia" w:hAnsi="Georgia"/>
          <w:color w:val="222222"/>
          <w:sz w:val="22"/>
          <w:szCs w:val="22"/>
          <w:shd w:val="clear" w:color="auto" w:fill="FFFFFF"/>
        </w:rPr>
        <w:t xml:space="preserve">first built </w:t>
      </w:r>
      <w:r>
        <w:rPr>
          <w:rFonts w:ascii="Georgia" w:hAnsi="Georgia"/>
          <w:sz w:val="22"/>
          <w:szCs w:val="22"/>
        </w:rPr>
        <w:t xml:space="preserve">a </w:t>
      </w:r>
      <w:r w:rsidR="005D4082" w:rsidRPr="00047F35">
        <w:rPr>
          <w:rFonts w:ascii="Georgia" w:hAnsi="Georgia"/>
          <w:sz w:val="22"/>
          <w:szCs w:val="22"/>
        </w:rPr>
        <w:t xml:space="preserve">dataset </w:t>
      </w:r>
      <w:r>
        <w:rPr>
          <w:rFonts w:ascii="Georgia" w:hAnsi="Georgia"/>
          <w:sz w:val="22"/>
          <w:szCs w:val="22"/>
        </w:rPr>
        <w:t xml:space="preserve">of model features </w:t>
      </w:r>
      <w:r w:rsidR="005D4082" w:rsidRPr="00047F35">
        <w:rPr>
          <w:rFonts w:ascii="Georgia" w:hAnsi="Georgia"/>
          <w:sz w:val="22"/>
          <w:szCs w:val="22"/>
        </w:rPr>
        <w:t xml:space="preserve">that included each depth bin, </w:t>
      </w:r>
      <w:r w:rsidR="002B17C9" w:rsidRPr="00047F35">
        <w:rPr>
          <w:rFonts w:ascii="Georgia" w:hAnsi="Georgia"/>
          <w:sz w:val="22"/>
          <w:szCs w:val="22"/>
        </w:rPr>
        <w:t>over every single H3 resolution 4 cell</w:t>
      </w:r>
      <w:r w:rsidR="005D4082" w:rsidRPr="00047F35">
        <w:rPr>
          <w:rFonts w:ascii="Georgia" w:hAnsi="Georgia"/>
          <w:sz w:val="22"/>
          <w:szCs w:val="22"/>
        </w:rPr>
        <w:t>, in each hour, over the full year of 2022 in the Gulf of Alaska and Eastern Bering Sea.</w:t>
      </w:r>
      <w:r w:rsidR="002B17C9" w:rsidRPr="00047F35">
        <w:rPr>
          <w:rFonts w:ascii="Georgia" w:hAnsi="Georgia"/>
          <w:sz w:val="22"/>
          <w:szCs w:val="22"/>
        </w:rPr>
        <w:t xml:space="preserve"> </w:t>
      </w:r>
      <w:r w:rsidR="005D4082" w:rsidRPr="00047F35">
        <w:rPr>
          <w:rFonts w:ascii="Georgia" w:hAnsi="Georgia"/>
          <w:sz w:val="22"/>
          <w:szCs w:val="22"/>
        </w:rPr>
        <w:t>This resulted in over 96 million entries. Using AWS Batch</w:t>
      </w:r>
      <w:r w:rsidR="006820C9">
        <w:rPr>
          <w:rFonts w:ascii="Georgia" w:hAnsi="Georgia"/>
          <w:sz w:val="22"/>
          <w:szCs w:val="22"/>
        </w:rPr>
        <w:t>,</w:t>
      </w:r>
      <w:r>
        <w:rPr>
          <w:rFonts w:ascii="Georgia" w:hAnsi="Georgia"/>
          <w:sz w:val="22"/>
          <w:szCs w:val="22"/>
        </w:rPr>
        <w:t xml:space="preserve"> </w:t>
      </w:r>
      <w:r w:rsidR="005D4082" w:rsidRPr="00047F35">
        <w:rPr>
          <w:rFonts w:ascii="Georgia" w:hAnsi="Georgia"/>
          <w:sz w:val="22"/>
          <w:szCs w:val="22"/>
        </w:rPr>
        <w:t xml:space="preserve">we then ran </w:t>
      </w:r>
      <w:r w:rsidR="006820C9">
        <w:rPr>
          <w:rFonts w:ascii="Georgia" w:hAnsi="Georgia"/>
          <w:sz w:val="22"/>
          <w:szCs w:val="22"/>
        </w:rPr>
        <w:t xml:space="preserve">model </w:t>
      </w:r>
      <w:r w:rsidR="005D4082" w:rsidRPr="00047F35">
        <w:rPr>
          <w:rFonts w:ascii="Georgia" w:hAnsi="Georgia"/>
          <w:sz w:val="22"/>
          <w:szCs w:val="22"/>
        </w:rPr>
        <w:t xml:space="preserve">inference over these points to determine the likelihood associated with each of the entries. </w:t>
      </w:r>
      <w:r w:rsidR="002B17C9" w:rsidRPr="00047F35">
        <w:rPr>
          <w:rFonts w:ascii="Georgia" w:hAnsi="Georgia"/>
          <w:sz w:val="22"/>
          <w:szCs w:val="22"/>
        </w:rPr>
        <w:t xml:space="preserve">This second dataset allows us to </w:t>
      </w:r>
      <w:r w:rsidR="00904204">
        <w:rPr>
          <w:rFonts w:ascii="Georgia" w:hAnsi="Georgia"/>
          <w:sz w:val="22"/>
          <w:szCs w:val="22"/>
        </w:rPr>
        <w:t>understand</w:t>
      </w:r>
      <w:r w:rsidR="002B17C9" w:rsidRPr="00047F35">
        <w:rPr>
          <w:rFonts w:ascii="Georgia" w:hAnsi="Georgia"/>
          <w:sz w:val="22"/>
          <w:szCs w:val="22"/>
        </w:rPr>
        <w:t xml:space="preserve"> how the model behaves over the full course of the year in a full space as opposed to just over the training and testing data. </w:t>
      </w:r>
    </w:p>
    <w:p w14:paraId="4739AA2B" w14:textId="77777777" w:rsidR="00703885" w:rsidRDefault="00703885" w:rsidP="00396FEA">
      <w:pPr>
        <w:rPr>
          <w:rFonts w:ascii="Georgia" w:hAnsi="Georgia"/>
          <w:sz w:val="22"/>
          <w:szCs w:val="22"/>
        </w:rPr>
      </w:pPr>
    </w:p>
    <w:p w14:paraId="21D4C782" w14:textId="4A1A4F8D" w:rsidR="00703885" w:rsidRDefault="00703885" w:rsidP="00396FEA">
      <w:pPr>
        <w:rPr>
          <w:rFonts w:ascii="Georgia" w:hAnsi="Georgia"/>
          <w:sz w:val="22"/>
          <w:szCs w:val="22"/>
        </w:rPr>
      </w:pPr>
      <w:commentRangeStart w:id="66"/>
      <w:r>
        <w:rPr>
          <w:rFonts w:ascii="Georgia" w:hAnsi="Georgia"/>
          <w:sz w:val="22"/>
          <w:szCs w:val="22"/>
        </w:rPr>
        <w:t>From</w:t>
      </w:r>
      <w:commentRangeEnd w:id="66"/>
      <w:r w:rsidR="00A3012F">
        <w:rPr>
          <w:rStyle w:val="CommentReference"/>
        </w:rPr>
        <w:commentReference w:id="66"/>
      </w:r>
      <w:r>
        <w:rPr>
          <w:rFonts w:ascii="Georgia" w:hAnsi="Georgia"/>
          <w:sz w:val="22"/>
          <w:szCs w:val="22"/>
        </w:rPr>
        <w:t xml:space="preserve"> this inferential dataset we then built </w:t>
      </w:r>
      <w:r w:rsidR="006820C9">
        <w:rPr>
          <w:rFonts w:ascii="Georgia" w:hAnsi="Georgia"/>
          <w:sz w:val="22"/>
          <w:szCs w:val="22"/>
        </w:rPr>
        <w:t>three</w:t>
      </w:r>
      <w:r>
        <w:rPr>
          <w:rFonts w:ascii="Georgia" w:hAnsi="Georgia"/>
          <w:sz w:val="22"/>
          <w:szCs w:val="22"/>
        </w:rPr>
        <w:t xml:space="preserve"> visualizations</w:t>
      </w:r>
      <w:r w:rsidR="00A80AF2">
        <w:rPr>
          <w:rFonts w:ascii="Georgia" w:hAnsi="Georgia"/>
          <w:sz w:val="22"/>
          <w:szCs w:val="22"/>
        </w:rPr>
        <w:t xml:space="preserve">. </w:t>
      </w:r>
      <w:r w:rsidR="00A80AF2" w:rsidRPr="00904204">
        <w:rPr>
          <w:rFonts w:ascii="Georgia" w:hAnsi="Georgia"/>
          <w:sz w:val="22"/>
          <w:szCs w:val="22"/>
        </w:rPr>
        <w:t>First, we looked at fine scale temporal patterns over the course of the entire year for four locations</w:t>
      </w:r>
      <w:r w:rsidR="00A80AF2">
        <w:rPr>
          <w:rFonts w:ascii="Georgia" w:hAnsi="Georgia"/>
          <w:sz w:val="22"/>
          <w:szCs w:val="22"/>
        </w:rPr>
        <w:t xml:space="preserve"> – near-shore </w:t>
      </w:r>
      <w:r w:rsidR="006820C9">
        <w:rPr>
          <w:rFonts w:ascii="Georgia" w:hAnsi="Georgia"/>
          <w:sz w:val="22"/>
          <w:szCs w:val="22"/>
        </w:rPr>
        <w:t>and off-shore around</w:t>
      </w:r>
      <w:r w:rsidR="00A80AF2">
        <w:rPr>
          <w:rFonts w:ascii="Georgia" w:hAnsi="Georgia"/>
          <w:sz w:val="22"/>
          <w:szCs w:val="22"/>
        </w:rPr>
        <w:t xml:space="preserve"> </w:t>
      </w:r>
      <w:r w:rsidR="00A80AF2" w:rsidRPr="00047F35">
        <w:rPr>
          <w:rFonts w:ascii="Georgia" w:hAnsi="Georgia"/>
          <w:sz w:val="22"/>
          <w:szCs w:val="22"/>
        </w:rPr>
        <w:t xml:space="preserve">Yakutat </w:t>
      </w:r>
      <w:r w:rsidR="006820C9">
        <w:rPr>
          <w:rFonts w:ascii="Georgia" w:hAnsi="Georgia"/>
          <w:sz w:val="22"/>
          <w:szCs w:val="22"/>
        </w:rPr>
        <w:t xml:space="preserve">and </w:t>
      </w:r>
      <w:r w:rsidR="00A80AF2" w:rsidRPr="00047F35">
        <w:rPr>
          <w:rFonts w:ascii="Georgia" w:hAnsi="Georgia"/>
          <w:sz w:val="22"/>
          <w:szCs w:val="22"/>
        </w:rPr>
        <w:t>Chignik</w:t>
      </w:r>
      <w:r w:rsidR="006820C9">
        <w:rPr>
          <w:rFonts w:ascii="Georgia" w:hAnsi="Georgia"/>
          <w:sz w:val="22"/>
          <w:szCs w:val="22"/>
        </w:rPr>
        <w:t xml:space="preserve"> (offshore being </w:t>
      </w:r>
      <w:r w:rsidR="00A80AF2">
        <w:rPr>
          <w:rFonts w:ascii="Georgia" w:hAnsi="Georgia"/>
          <w:sz w:val="22"/>
          <w:szCs w:val="22"/>
        </w:rPr>
        <w:t xml:space="preserve">the closest edge of the continental shelf </w:t>
      </w:r>
      <w:r w:rsidR="006820C9">
        <w:rPr>
          <w:rFonts w:ascii="Georgia" w:hAnsi="Georgia"/>
          <w:sz w:val="22"/>
          <w:szCs w:val="22"/>
        </w:rPr>
        <w:t xml:space="preserve">relative </w:t>
      </w:r>
      <w:r w:rsidR="00A80AF2">
        <w:rPr>
          <w:rFonts w:ascii="Georgia" w:hAnsi="Georgia"/>
          <w:sz w:val="22"/>
          <w:szCs w:val="22"/>
        </w:rPr>
        <w:t>to those locations</w:t>
      </w:r>
      <w:r w:rsidR="006820C9">
        <w:rPr>
          <w:rFonts w:ascii="Georgia" w:hAnsi="Georgia"/>
          <w:sz w:val="22"/>
          <w:szCs w:val="22"/>
        </w:rPr>
        <w:t>)</w:t>
      </w:r>
      <w:r w:rsidR="00A80AF2">
        <w:rPr>
          <w:rFonts w:ascii="Georgia" w:hAnsi="Georgia"/>
          <w:sz w:val="22"/>
          <w:szCs w:val="22"/>
        </w:rPr>
        <w:t xml:space="preserve">. For each of these we plotted, by hour, the model’s likelihood of depth bin occupancy for each of the depth bins at the location in question (Figure 4). </w:t>
      </w:r>
    </w:p>
    <w:p w14:paraId="31B290D7" w14:textId="77777777" w:rsidR="00A80AF2" w:rsidRDefault="00A80AF2" w:rsidP="00396FEA">
      <w:pPr>
        <w:rPr>
          <w:rFonts w:ascii="Georgia" w:hAnsi="Georgia"/>
          <w:sz w:val="22"/>
          <w:szCs w:val="22"/>
        </w:rPr>
      </w:pPr>
    </w:p>
    <w:p w14:paraId="5957071C" w14:textId="4A64119D" w:rsidR="00A80AF2" w:rsidRDefault="00A80AF2" w:rsidP="00396FEA">
      <w:pPr>
        <w:rPr>
          <w:rFonts w:ascii="Georgia" w:hAnsi="Georgia"/>
          <w:sz w:val="22"/>
          <w:szCs w:val="22"/>
        </w:rPr>
      </w:pPr>
      <w:r>
        <w:rPr>
          <w:rFonts w:ascii="Georgia" w:hAnsi="Georgia"/>
          <w:sz w:val="22"/>
          <w:szCs w:val="22"/>
        </w:rPr>
        <w:t>Next for the months of February (winter) and August (summer) we identified, per h3 cell, the minimum predicted probability of depth occupancy in depth bin</w:t>
      </w:r>
      <w:r w:rsidR="006820C9">
        <w:rPr>
          <w:rFonts w:ascii="Georgia" w:hAnsi="Georgia"/>
          <w:sz w:val="22"/>
          <w:szCs w:val="22"/>
        </w:rPr>
        <w:t>s</w:t>
      </w:r>
      <w:r>
        <w:rPr>
          <w:rFonts w:ascii="Georgia" w:hAnsi="Georgia"/>
          <w:sz w:val="22"/>
          <w:szCs w:val="22"/>
        </w:rPr>
        <w:t xml:space="preserve"> (</w:t>
      </w:r>
      <w:r w:rsidR="00C046AF">
        <w:rPr>
          <w:rFonts w:ascii="Georgia" w:hAnsi="Georgia"/>
          <w:sz w:val="22"/>
          <w:szCs w:val="22"/>
        </w:rPr>
        <w:t>50</w:t>
      </w:r>
      <w:r>
        <w:rPr>
          <w:rFonts w:ascii="Georgia" w:hAnsi="Georgia"/>
          <w:sz w:val="22"/>
          <w:szCs w:val="22"/>
        </w:rPr>
        <w:t xml:space="preserve">, </w:t>
      </w:r>
      <w:r w:rsidR="00C046AF">
        <w:rPr>
          <w:rFonts w:ascii="Georgia" w:hAnsi="Georgia"/>
          <w:sz w:val="22"/>
          <w:szCs w:val="22"/>
        </w:rPr>
        <w:t>300</w:t>
      </w:r>
      <w:r>
        <w:rPr>
          <w:rFonts w:ascii="Georgia" w:hAnsi="Georgia"/>
          <w:sz w:val="22"/>
          <w:szCs w:val="22"/>
        </w:rPr>
        <w:t>]</w:t>
      </w:r>
      <w:r w:rsidR="006820C9">
        <w:rPr>
          <w:rFonts w:ascii="Georgia" w:hAnsi="Georgia"/>
          <w:sz w:val="22"/>
          <w:szCs w:val="22"/>
        </w:rPr>
        <w:t>m</w:t>
      </w:r>
      <w:r>
        <w:rPr>
          <w:rFonts w:ascii="Georgia" w:hAnsi="Georgia"/>
          <w:sz w:val="22"/>
          <w:szCs w:val="22"/>
        </w:rPr>
        <w:t xml:space="preserve"> across all times in that month. We then plotted these minimums spatially in order to see how minimum depth occupancy in that bin is spatially distributed (Figure 5).</w:t>
      </w:r>
      <w:r w:rsidR="006820C9">
        <w:rPr>
          <w:rFonts w:ascii="Georgia" w:hAnsi="Georgia"/>
          <w:sz w:val="22"/>
          <w:szCs w:val="22"/>
        </w:rPr>
        <w:t xml:space="preserve"> </w:t>
      </w:r>
      <w:commentRangeStart w:id="67"/>
      <w:r w:rsidR="006820C9">
        <w:rPr>
          <w:rFonts w:ascii="Georgia" w:hAnsi="Georgia"/>
          <w:sz w:val="22"/>
          <w:szCs w:val="22"/>
        </w:rPr>
        <w:t xml:space="preserve">The choice of (50, 300]m is to correspond with the depths at which walleye pollock are most often captured. </w:t>
      </w:r>
      <w:commentRangeEnd w:id="67"/>
      <w:r w:rsidR="00E82D4E">
        <w:rPr>
          <w:rStyle w:val="CommentReference"/>
        </w:rPr>
        <w:commentReference w:id="67"/>
      </w:r>
    </w:p>
    <w:p w14:paraId="5D055382" w14:textId="77777777" w:rsidR="00A80AF2" w:rsidRDefault="00A80AF2" w:rsidP="00396FEA">
      <w:pPr>
        <w:rPr>
          <w:rFonts w:ascii="Georgia" w:hAnsi="Georgia"/>
          <w:sz w:val="22"/>
          <w:szCs w:val="22"/>
        </w:rPr>
      </w:pPr>
    </w:p>
    <w:p w14:paraId="285CD8C7" w14:textId="1FFCCBDB" w:rsidR="00A80AF2" w:rsidRDefault="00A80AF2" w:rsidP="00396FEA">
      <w:pPr>
        <w:rPr>
          <w:rFonts w:ascii="Georgia" w:hAnsi="Georgia"/>
          <w:sz w:val="22"/>
          <w:szCs w:val="22"/>
        </w:rPr>
      </w:pPr>
      <w:r>
        <w:rPr>
          <w:rFonts w:ascii="Georgia" w:hAnsi="Georgia"/>
          <w:sz w:val="22"/>
          <w:szCs w:val="22"/>
        </w:rPr>
        <w:t xml:space="preserve">Finally, to show how the time of day that minimizes </w:t>
      </w:r>
      <w:r w:rsidR="00527D60">
        <w:rPr>
          <w:rFonts w:ascii="Georgia" w:hAnsi="Georgia"/>
          <w:sz w:val="22"/>
          <w:szCs w:val="22"/>
        </w:rPr>
        <w:t xml:space="preserve">depth occupancy for the </w:t>
      </w:r>
      <w:r w:rsidR="00C046AF">
        <w:rPr>
          <w:rFonts w:ascii="Georgia" w:hAnsi="Georgia"/>
          <w:sz w:val="22"/>
          <w:szCs w:val="22"/>
        </w:rPr>
        <w:t xml:space="preserve">(50, 300] </w:t>
      </w:r>
      <w:r w:rsidR="00527D60">
        <w:rPr>
          <w:rFonts w:ascii="Georgia" w:hAnsi="Georgia"/>
          <w:sz w:val="22"/>
          <w:szCs w:val="22"/>
        </w:rPr>
        <w:t>m depth bin varies spatially we took the days of February 15 and August 15 and computed for each h3 cell the 5</w:t>
      </w:r>
      <w:r w:rsidR="00527D60" w:rsidRPr="00527D60">
        <w:rPr>
          <w:rFonts w:ascii="Georgia" w:hAnsi="Georgia"/>
          <w:sz w:val="22"/>
          <w:szCs w:val="22"/>
          <w:vertAlign w:val="superscript"/>
        </w:rPr>
        <w:t>th</w:t>
      </w:r>
      <w:r w:rsidR="00527D60">
        <w:rPr>
          <w:rFonts w:ascii="Georgia" w:hAnsi="Georgia"/>
          <w:sz w:val="22"/>
          <w:szCs w:val="22"/>
        </w:rPr>
        <w:t xml:space="preserve"> percentile likelihood of depth occupancy for that bin. Then we averaged our </w:t>
      </w:r>
      <w:proofErr w:type="spellStart"/>
      <w:r w:rsidR="00527D60">
        <w:rPr>
          <w:rFonts w:ascii="Georgia" w:hAnsi="Georgia"/>
          <w:sz w:val="22"/>
          <w:szCs w:val="22"/>
        </w:rPr>
        <w:t>sin_sun</w:t>
      </w:r>
      <w:proofErr w:type="spellEnd"/>
      <w:r w:rsidR="00527D60">
        <w:rPr>
          <w:rFonts w:ascii="Georgia" w:hAnsi="Georgia"/>
          <w:sz w:val="22"/>
          <w:szCs w:val="22"/>
        </w:rPr>
        <w:t xml:space="preserve"> feature (negative values indicating night and positive values indicating day) over all the samples below the 5</w:t>
      </w:r>
      <w:r w:rsidR="00527D60" w:rsidRPr="00527D60">
        <w:rPr>
          <w:rFonts w:ascii="Georgia" w:hAnsi="Georgia"/>
          <w:sz w:val="22"/>
          <w:szCs w:val="22"/>
          <w:vertAlign w:val="superscript"/>
        </w:rPr>
        <w:t>th</w:t>
      </w:r>
      <w:r w:rsidR="00527D60">
        <w:rPr>
          <w:rFonts w:ascii="Georgia" w:hAnsi="Georgia"/>
          <w:sz w:val="22"/>
          <w:szCs w:val="22"/>
        </w:rPr>
        <w:t xml:space="preserve"> percentile per h3 cell and plotted that average spatially for each of the two days (Figure </w:t>
      </w:r>
      <w:r w:rsidR="00C046AF">
        <w:rPr>
          <w:rFonts w:ascii="Georgia" w:hAnsi="Georgia"/>
          <w:sz w:val="22"/>
          <w:szCs w:val="22"/>
        </w:rPr>
        <w:t>6</w:t>
      </w:r>
      <w:r w:rsidR="00527D60">
        <w:rPr>
          <w:rFonts w:ascii="Georgia" w:hAnsi="Georgia"/>
          <w:sz w:val="22"/>
          <w:szCs w:val="22"/>
        </w:rPr>
        <w:t xml:space="preserve">). </w:t>
      </w:r>
      <w:r>
        <w:rPr>
          <w:rFonts w:ascii="Georgia" w:hAnsi="Georgia"/>
          <w:sz w:val="22"/>
          <w:szCs w:val="22"/>
        </w:rPr>
        <w:t xml:space="preserve"> </w:t>
      </w:r>
    </w:p>
    <w:p w14:paraId="045C3AD8" w14:textId="77777777" w:rsidR="009A5A51" w:rsidRPr="00047F35" w:rsidRDefault="009A5A51" w:rsidP="00CF610C">
      <w:pPr>
        <w:rPr>
          <w:rFonts w:ascii="Georgia" w:hAnsi="Georgia"/>
          <w:sz w:val="22"/>
          <w:szCs w:val="22"/>
        </w:rPr>
      </w:pPr>
    </w:p>
    <w:p w14:paraId="77F8A3FA" w14:textId="3D3FD999" w:rsidR="00D74334" w:rsidRPr="00047F35" w:rsidRDefault="004D50A3" w:rsidP="00CF610C">
      <w:pPr>
        <w:rPr>
          <w:rFonts w:ascii="Georgia" w:hAnsi="Georgia"/>
          <w:b/>
          <w:bCs/>
          <w:sz w:val="32"/>
          <w:szCs w:val="32"/>
        </w:rPr>
      </w:pPr>
      <w:r w:rsidRPr="00047F35">
        <w:rPr>
          <w:rFonts w:ascii="Georgia" w:hAnsi="Georgia"/>
          <w:b/>
          <w:bCs/>
          <w:sz w:val="32"/>
          <w:szCs w:val="32"/>
        </w:rPr>
        <w:t>Results</w:t>
      </w:r>
    </w:p>
    <w:p w14:paraId="21513183" w14:textId="77777777" w:rsidR="00B10E0F" w:rsidRPr="00047F35" w:rsidRDefault="00B10E0F" w:rsidP="00CF610C">
      <w:pPr>
        <w:rPr>
          <w:rFonts w:ascii="Georgia" w:hAnsi="Georgia"/>
          <w:b/>
          <w:bCs/>
          <w:sz w:val="22"/>
          <w:szCs w:val="22"/>
        </w:rPr>
      </w:pPr>
    </w:p>
    <w:p w14:paraId="42235CE1" w14:textId="103E3DEF" w:rsidR="00B10E0F" w:rsidRPr="00047F35" w:rsidRDefault="00B10E0F" w:rsidP="00CF610C">
      <w:pPr>
        <w:rPr>
          <w:rFonts w:ascii="Georgia" w:hAnsi="Georgia"/>
          <w:b/>
          <w:bCs/>
        </w:rPr>
      </w:pPr>
      <w:r w:rsidRPr="00047F35">
        <w:rPr>
          <w:rFonts w:ascii="Georgia" w:hAnsi="Georgia"/>
          <w:b/>
          <w:bCs/>
        </w:rPr>
        <w:t>Modeling</w:t>
      </w:r>
    </w:p>
    <w:p w14:paraId="7B05972B" w14:textId="77777777" w:rsidR="004D50A3" w:rsidRPr="00047F35" w:rsidRDefault="004D50A3" w:rsidP="00CF610C">
      <w:pPr>
        <w:rPr>
          <w:rFonts w:ascii="Georgia" w:hAnsi="Georgia"/>
          <w:sz w:val="22"/>
          <w:szCs w:val="22"/>
        </w:rPr>
      </w:pPr>
    </w:p>
    <w:p w14:paraId="40943FA7" w14:textId="34092174" w:rsidR="0005212E" w:rsidRDefault="0005212E" w:rsidP="0005212E">
      <w:pPr>
        <w:rPr>
          <w:ins w:id="68" w:author="courtney" w:date="2025-04-10T10:54:00Z"/>
          <w:rFonts w:ascii="Georgia" w:hAnsi="Georgia"/>
          <w:sz w:val="22"/>
          <w:szCs w:val="22"/>
        </w:rPr>
      </w:pPr>
      <w:commentRangeStart w:id="69"/>
      <w:ins w:id="70" w:author="courtney" w:date="2025-04-10T10:54:00Z">
        <w:r>
          <w:rPr>
            <w:rFonts w:ascii="Georgia" w:hAnsi="Georgia"/>
            <w:sz w:val="22"/>
            <w:szCs w:val="22"/>
          </w:rPr>
          <w:t xml:space="preserve">The selected model </w:t>
        </w:r>
      </w:ins>
      <w:commentRangeEnd w:id="69"/>
      <w:ins w:id="71" w:author="courtney" w:date="2025-04-10T11:21:00Z">
        <w:r w:rsidR="00A017BC">
          <w:rPr>
            <w:rStyle w:val="CommentReference"/>
          </w:rPr>
          <w:commentReference w:id="69"/>
        </w:r>
      </w:ins>
      <w:ins w:id="72" w:author="courtney" w:date="2025-04-10T10:54:00Z">
        <w:r>
          <w:rPr>
            <w:rFonts w:ascii="Georgia" w:hAnsi="Georgia"/>
            <w:sz w:val="22"/>
            <w:szCs w:val="22"/>
          </w:rPr>
          <w:t xml:space="preserve">used </w:t>
        </w:r>
        <w:proofErr w:type="spellStart"/>
        <w:r>
          <w:rPr>
            <w:rFonts w:ascii="Georgia" w:hAnsi="Georgia"/>
            <w:sz w:val="22"/>
            <w:szCs w:val="22"/>
          </w:rPr>
          <w:t>depth_bin</w:t>
        </w:r>
        <w:proofErr w:type="spellEnd"/>
        <w:r>
          <w:rPr>
            <w:rFonts w:ascii="Georgia" w:hAnsi="Georgia"/>
            <w:sz w:val="22"/>
            <w:szCs w:val="22"/>
          </w:rPr>
          <w:t>, season, diel, nitrate, salinity, and mixed layer thickness as features.</w:t>
        </w:r>
        <w:r w:rsidRPr="00047F35">
          <w:rPr>
            <w:rFonts w:ascii="Georgia" w:hAnsi="Georgia"/>
            <w:sz w:val="22"/>
            <w:szCs w:val="22"/>
          </w:rPr>
          <w:t xml:space="preserve"> </w:t>
        </w:r>
        <w:r>
          <w:rPr>
            <w:rFonts w:ascii="Georgia" w:hAnsi="Georgia"/>
            <w:sz w:val="22"/>
            <w:szCs w:val="22"/>
          </w:rPr>
          <w:t xml:space="preserve">Table 2 illustrates how each of these features add information to the predictions starting with a null model (no features) and moving up to our selected model. </w:t>
        </w:r>
        <w:r w:rsidRPr="00047F35">
          <w:rPr>
            <w:rFonts w:ascii="Georgia" w:hAnsi="Georgia"/>
            <w:sz w:val="22"/>
            <w:szCs w:val="22"/>
          </w:rPr>
          <w:t>Judging off</w:t>
        </w:r>
        <w:r>
          <w:rPr>
            <w:rFonts w:ascii="Georgia" w:hAnsi="Georgia"/>
            <w:sz w:val="22"/>
            <w:szCs w:val="22"/>
          </w:rPr>
          <w:t xml:space="preserve"> </w:t>
        </w:r>
        <w:r w:rsidRPr="00047F35">
          <w:rPr>
            <w:rFonts w:ascii="Georgia" w:hAnsi="Georgia"/>
            <w:sz w:val="22"/>
            <w:szCs w:val="22"/>
          </w:rPr>
          <w:t xml:space="preserve">NLP-D Val we see a significant jump in performance going from a null model </w:t>
        </w:r>
        <w:commentRangeStart w:id="73"/>
        <w:r w:rsidRPr="00047F35">
          <w:rPr>
            <w:rFonts w:ascii="Georgia" w:hAnsi="Georgia"/>
            <w:sz w:val="22"/>
            <w:szCs w:val="22"/>
          </w:rPr>
          <w:t xml:space="preserve">(random guessing) </w:t>
        </w:r>
        <w:commentRangeEnd w:id="73"/>
        <w:r>
          <w:rPr>
            <w:rStyle w:val="CommentReference"/>
          </w:rPr>
          <w:commentReference w:id="73"/>
        </w:r>
        <w:r w:rsidRPr="00047F35">
          <w:rPr>
            <w:rFonts w:ascii="Georgia" w:hAnsi="Georgia"/>
            <w:sz w:val="22"/>
            <w:szCs w:val="22"/>
          </w:rPr>
          <w:t xml:space="preserve">to a model aware of the depth bin (1.740 to 1.457). This is expected as the distribution of fish across depth bins was highly skewed toward the shallower depths (table </w:t>
        </w:r>
        <w:r>
          <w:rPr>
            <w:rFonts w:ascii="Georgia" w:hAnsi="Georgia"/>
            <w:sz w:val="22"/>
            <w:szCs w:val="22"/>
          </w:rPr>
          <w:t>3</w:t>
        </w:r>
        <w:r w:rsidRPr="00047F35">
          <w:rPr>
            <w:rFonts w:ascii="Georgia" w:hAnsi="Georgia"/>
            <w:sz w:val="22"/>
            <w:szCs w:val="22"/>
          </w:rPr>
          <w:t>) and the model was able to capture this skew.</w:t>
        </w:r>
      </w:ins>
    </w:p>
    <w:p w14:paraId="69B91C70" w14:textId="445577F6" w:rsidR="00D74334" w:rsidRPr="00047F35" w:rsidRDefault="00D74334" w:rsidP="00CF610C">
      <w:pPr>
        <w:rPr>
          <w:rFonts w:ascii="Georgia" w:hAnsi="Georgia"/>
          <w:b/>
          <w:bCs/>
          <w:sz w:val="22"/>
          <w:szCs w:val="22"/>
        </w:rPr>
      </w:pPr>
    </w:p>
    <w:tbl>
      <w:tblPr>
        <w:tblStyle w:val="PlainTable5"/>
        <w:tblW w:w="0" w:type="auto"/>
        <w:tblLook w:val="04A0" w:firstRow="1" w:lastRow="0" w:firstColumn="1" w:lastColumn="0" w:noHBand="0" w:noVBand="1"/>
      </w:tblPr>
      <w:tblGrid>
        <w:gridCol w:w="1558"/>
        <w:gridCol w:w="1558"/>
        <w:gridCol w:w="1558"/>
        <w:gridCol w:w="1558"/>
        <w:gridCol w:w="1559"/>
        <w:gridCol w:w="1559"/>
      </w:tblGrid>
      <w:tr w:rsidR="004D50A3" w:rsidRPr="00047F35" w14:paraId="0FE42488" w14:textId="77777777" w:rsidTr="004D50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66BDFA54" w14:textId="32FBCFB6" w:rsidR="004D50A3" w:rsidRPr="00047F35" w:rsidRDefault="004D50A3" w:rsidP="00CF610C">
            <w:pPr>
              <w:rPr>
                <w:rFonts w:ascii="Georgia" w:hAnsi="Georgia"/>
                <w:sz w:val="22"/>
                <w:szCs w:val="22"/>
              </w:rPr>
            </w:pPr>
            <w:r w:rsidRPr="00047F35">
              <w:rPr>
                <w:rFonts w:ascii="Georgia" w:hAnsi="Georgia"/>
                <w:sz w:val="22"/>
                <w:szCs w:val="22"/>
              </w:rPr>
              <w:t>Model</w:t>
            </w:r>
          </w:p>
        </w:tc>
        <w:tc>
          <w:tcPr>
            <w:tcW w:w="1558" w:type="dxa"/>
          </w:tcPr>
          <w:p w14:paraId="2139662C" w14:textId="0CBD3E49"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Features</w:t>
            </w:r>
          </w:p>
        </w:tc>
        <w:tc>
          <w:tcPr>
            <w:tcW w:w="1558" w:type="dxa"/>
          </w:tcPr>
          <w:p w14:paraId="321170EA" w14:textId="580D9A75"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NLP-C Train</w:t>
            </w:r>
          </w:p>
        </w:tc>
        <w:tc>
          <w:tcPr>
            <w:tcW w:w="1558" w:type="dxa"/>
          </w:tcPr>
          <w:p w14:paraId="62258D0F" w14:textId="244CF331"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NLP-C Val</w:t>
            </w:r>
          </w:p>
        </w:tc>
        <w:tc>
          <w:tcPr>
            <w:tcW w:w="1559" w:type="dxa"/>
          </w:tcPr>
          <w:p w14:paraId="55A1604D" w14:textId="34275FA6"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NLP-D Train</w:t>
            </w:r>
          </w:p>
        </w:tc>
        <w:tc>
          <w:tcPr>
            <w:tcW w:w="1559" w:type="dxa"/>
          </w:tcPr>
          <w:p w14:paraId="2AF83A5F" w14:textId="40A635A4"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NLP-D Val</w:t>
            </w:r>
          </w:p>
        </w:tc>
      </w:tr>
      <w:tr w:rsidR="004D50A3" w:rsidRPr="00047F35" w14:paraId="1B2424B9"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109D527" w14:textId="67E83F25" w:rsidR="004D50A3" w:rsidRPr="00047F35" w:rsidRDefault="004D50A3" w:rsidP="00CF610C">
            <w:pPr>
              <w:rPr>
                <w:rFonts w:ascii="Georgia" w:hAnsi="Georgia"/>
                <w:sz w:val="22"/>
                <w:szCs w:val="22"/>
              </w:rPr>
            </w:pPr>
            <w:r w:rsidRPr="00047F35">
              <w:rPr>
                <w:rFonts w:ascii="Georgia" w:hAnsi="Georgia"/>
                <w:sz w:val="22"/>
                <w:szCs w:val="22"/>
              </w:rPr>
              <w:t>Null</w:t>
            </w:r>
          </w:p>
        </w:tc>
        <w:tc>
          <w:tcPr>
            <w:tcW w:w="1558" w:type="dxa"/>
          </w:tcPr>
          <w:p w14:paraId="51433327"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1A0E2DEC"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2D04668A"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9" w:type="dxa"/>
          </w:tcPr>
          <w:p w14:paraId="1CDE91A1" w14:textId="729EEB0C" w:rsidR="004D50A3" w:rsidRPr="00047F35" w:rsidRDefault="009E026C"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1.835</w:t>
            </w:r>
          </w:p>
        </w:tc>
        <w:tc>
          <w:tcPr>
            <w:tcW w:w="1559" w:type="dxa"/>
          </w:tcPr>
          <w:p w14:paraId="21858AA2" w14:textId="68D1728A"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1.740</w:t>
            </w:r>
          </w:p>
        </w:tc>
      </w:tr>
      <w:tr w:rsidR="004D50A3" w:rsidRPr="00047F35" w14:paraId="052743E7"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2D8013AF" w14:textId="2F9EED34" w:rsidR="004D50A3" w:rsidRPr="00047F35" w:rsidRDefault="004D50A3" w:rsidP="00CF610C">
            <w:pPr>
              <w:rPr>
                <w:rFonts w:ascii="Georgia" w:hAnsi="Georgia"/>
                <w:sz w:val="22"/>
                <w:szCs w:val="22"/>
              </w:rPr>
            </w:pPr>
            <w:r w:rsidRPr="00047F35">
              <w:rPr>
                <w:rFonts w:ascii="Georgia" w:hAnsi="Georgia"/>
                <w:sz w:val="22"/>
                <w:szCs w:val="22"/>
              </w:rPr>
              <w:t>A</w:t>
            </w:r>
          </w:p>
        </w:tc>
        <w:tc>
          <w:tcPr>
            <w:tcW w:w="1558" w:type="dxa"/>
          </w:tcPr>
          <w:p w14:paraId="257FFE9C" w14:textId="579C1431"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proofErr w:type="spellStart"/>
            <w:r w:rsidRPr="00047F35">
              <w:rPr>
                <w:rFonts w:ascii="Georgia" w:hAnsi="Georgia"/>
                <w:sz w:val="22"/>
                <w:szCs w:val="22"/>
              </w:rPr>
              <w:t>depth_bin</w:t>
            </w:r>
            <w:proofErr w:type="spellEnd"/>
          </w:p>
        </w:tc>
        <w:tc>
          <w:tcPr>
            <w:tcW w:w="1558" w:type="dxa"/>
          </w:tcPr>
          <w:p w14:paraId="3A577EF0" w14:textId="63D410CA"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0.470</w:t>
            </w:r>
          </w:p>
        </w:tc>
        <w:tc>
          <w:tcPr>
            <w:tcW w:w="1558" w:type="dxa"/>
          </w:tcPr>
          <w:p w14:paraId="49AD95FA" w14:textId="12E2B9D4"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0.526</w:t>
            </w:r>
          </w:p>
        </w:tc>
        <w:tc>
          <w:tcPr>
            <w:tcW w:w="1559" w:type="dxa"/>
          </w:tcPr>
          <w:p w14:paraId="235F7B07" w14:textId="08147219"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1.412</w:t>
            </w:r>
          </w:p>
        </w:tc>
        <w:tc>
          <w:tcPr>
            <w:tcW w:w="1559" w:type="dxa"/>
          </w:tcPr>
          <w:p w14:paraId="20FF81E7" w14:textId="3A022E07"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1.457</w:t>
            </w:r>
          </w:p>
        </w:tc>
      </w:tr>
      <w:tr w:rsidR="004D50A3" w:rsidRPr="00047F35" w14:paraId="0E2FB4C0"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38DE37E" w14:textId="0AE76175" w:rsidR="004D50A3" w:rsidRPr="00047F35" w:rsidRDefault="004D50A3" w:rsidP="00CF610C">
            <w:pPr>
              <w:rPr>
                <w:rFonts w:ascii="Georgia" w:hAnsi="Georgia"/>
                <w:sz w:val="22"/>
                <w:szCs w:val="22"/>
              </w:rPr>
            </w:pPr>
            <w:r w:rsidRPr="00047F35">
              <w:rPr>
                <w:rFonts w:ascii="Georgia" w:hAnsi="Georgia"/>
                <w:sz w:val="22"/>
                <w:szCs w:val="22"/>
              </w:rPr>
              <w:t>B</w:t>
            </w:r>
          </w:p>
        </w:tc>
        <w:tc>
          <w:tcPr>
            <w:tcW w:w="1558" w:type="dxa"/>
          </w:tcPr>
          <w:p w14:paraId="555D33CF" w14:textId="306E3932"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A + season</w:t>
            </w:r>
          </w:p>
        </w:tc>
        <w:tc>
          <w:tcPr>
            <w:tcW w:w="1558" w:type="dxa"/>
          </w:tcPr>
          <w:p w14:paraId="739980A3" w14:textId="56F85FB2"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0.438</w:t>
            </w:r>
          </w:p>
        </w:tc>
        <w:tc>
          <w:tcPr>
            <w:tcW w:w="1558" w:type="dxa"/>
          </w:tcPr>
          <w:p w14:paraId="62E8D164" w14:textId="5F4B07F9"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0.487</w:t>
            </w:r>
          </w:p>
        </w:tc>
        <w:tc>
          <w:tcPr>
            <w:tcW w:w="1559" w:type="dxa"/>
          </w:tcPr>
          <w:p w14:paraId="18B5E3FD" w14:textId="3BF40DAD" w:rsidR="004D50A3"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1.330</w:t>
            </w:r>
          </w:p>
        </w:tc>
        <w:tc>
          <w:tcPr>
            <w:tcW w:w="1559" w:type="dxa"/>
          </w:tcPr>
          <w:p w14:paraId="14F821A7" w14:textId="348AA9E0" w:rsidR="004D50A3"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1.368</w:t>
            </w:r>
          </w:p>
        </w:tc>
      </w:tr>
      <w:tr w:rsidR="004D50A3" w:rsidRPr="00047F35" w14:paraId="7398BB41"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5AE917E7" w14:textId="34CA74C0" w:rsidR="004D50A3" w:rsidRPr="00047F35" w:rsidRDefault="004D50A3" w:rsidP="00CF610C">
            <w:pPr>
              <w:rPr>
                <w:rFonts w:ascii="Georgia" w:hAnsi="Georgia"/>
                <w:sz w:val="22"/>
                <w:szCs w:val="22"/>
              </w:rPr>
            </w:pPr>
            <w:r w:rsidRPr="00047F35">
              <w:rPr>
                <w:rFonts w:ascii="Georgia" w:hAnsi="Georgia"/>
                <w:sz w:val="22"/>
                <w:szCs w:val="22"/>
              </w:rPr>
              <w:t>C</w:t>
            </w:r>
          </w:p>
        </w:tc>
        <w:tc>
          <w:tcPr>
            <w:tcW w:w="1558" w:type="dxa"/>
          </w:tcPr>
          <w:p w14:paraId="3B46E976" w14:textId="7CB9C460"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B + diel</w:t>
            </w:r>
          </w:p>
        </w:tc>
        <w:tc>
          <w:tcPr>
            <w:tcW w:w="1558" w:type="dxa"/>
          </w:tcPr>
          <w:p w14:paraId="2A7726F7" w14:textId="0F28CE75"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0.429</w:t>
            </w:r>
          </w:p>
        </w:tc>
        <w:tc>
          <w:tcPr>
            <w:tcW w:w="1558" w:type="dxa"/>
          </w:tcPr>
          <w:p w14:paraId="381E9611" w14:textId="339D22BE"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0.480</w:t>
            </w:r>
          </w:p>
        </w:tc>
        <w:tc>
          <w:tcPr>
            <w:tcW w:w="1559" w:type="dxa"/>
          </w:tcPr>
          <w:p w14:paraId="086FD6D5" w14:textId="03EF2B65" w:rsidR="004D50A3" w:rsidRPr="00047F35"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1.313</w:t>
            </w:r>
          </w:p>
        </w:tc>
        <w:tc>
          <w:tcPr>
            <w:tcW w:w="1559" w:type="dxa"/>
          </w:tcPr>
          <w:p w14:paraId="459155E3" w14:textId="6CF41F14" w:rsidR="004D50A3" w:rsidRPr="00047F35"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1.352</w:t>
            </w:r>
          </w:p>
        </w:tc>
      </w:tr>
      <w:tr w:rsidR="0012377A" w:rsidRPr="00047F35" w14:paraId="13DB2D48"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83276F5" w14:textId="7CEB17B3" w:rsidR="0012377A" w:rsidRPr="00047F35" w:rsidRDefault="0012377A" w:rsidP="00CF610C">
            <w:pPr>
              <w:rPr>
                <w:rFonts w:ascii="Georgia" w:hAnsi="Georgia"/>
                <w:sz w:val="22"/>
                <w:szCs w:val="22"/>
              </w:rPr>
            </w:pPr>
            <w:r w:rsidRPr="00047F35">
              <w:rPr>
                <w:rFonts w:ascii="Georgia" w:hAnsi="Georgia"/>
                <w:sz w:val="22"/>
                <w:szCs w:val="22"/>
              </w:rPr>
              <w:t>D</w:t>
            </w:r>
          </w:p>
        </w:tc>
        <w:tc>
          <w:tcPr>
            <w:tcW w:w="1558" w:type="dxa"/>
          </w:tcPr>
          <w:p w14:paraId="530A6B65" w14:textId="0D7322B9"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 xml:space="preserve">C + nitrate, salinity, </w:t>
            </w:r>
            <w:proofErr w:type="spellStart"/>
            <w:r w:rsidRPr="00047F35">
              <w:rPr>
                <w:rFonts w:ascii="Georgia" w:hAnsi="Georgia"/>
                <w:sz w:val="22"/>
                <w:szCs w:val="22"/>
              </w:rPr>
              <w:t>mlt</w:t>
            </w:r>
            <w:proofErr w:type="spellEnd"/>
          </w:p>
        </w:tc>
        <w:tc>
          <w:tcPr>
            <w:tcW w:w="1558" w:type="dxa"/>
          </w:tcPr>
          <w:p w14:paraId="51C6EC17" w14:textId="64CE6B38"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0.426</w:t>
            </w:r>
          </w:p>
        </w:tc>
        <w:tc>
          <w:tcPr>
            <w:tcW w:w="1558" w:type="dxa"/>
          </w:tcPr>
          <w:p w14:paraId="575C057F" w14:textId="7E5A48D5"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0.474</w:t>
            </w:r>
          </w:p>
        </w:tc>
        <w:tc>
          <w:tcPr>
            <w:tcW w:w="1559" w:type="dxa"/>
          </w:tcPr>
          <w:p w14:paraId="004BBC7F" w14:textId="35E31506"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1.308</w:t>
            </w:r>
          </w:p>
        </w:tc>
        <w:tc>
          <w:tcPr>
            <w:tcW w:w="1559" w:type="dxa"/>
          </w:tcPr>
          <w:p w14:paraId="748B0211" w14:textId="16E09674"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1.339</w:t>
            </w:r>
          </w:p>
        </w:tc>
      </w:tr>
    </w:tbl>
    <w:p w14:paraId="15D59854" w14:textId="533BD39E" w:rsidR="004D50A3" w:rsidRPr="00047F35" w:rsidRDefault="00164D14" w:rsidP="00CF610C">
      <w:pPr>
        <w:rPr>
          <w:rFonts w:ascii="Georgia" w:hAnsi="Georgia"/>
          <w:b/>
          <w:bCs/>
          <w:sz w:val="22"/>
          <w:szCs w:val="22"/>
        </w:rPr>
      </w:pPr>
      <w:r w:rsidRPr="00047F35">
        <w:rPr>
          <w:rFonts w:ascii="Georgia" w:hAnsi="Georgia"/>
          <w:b/>
          <w:bCs/>
          <w:sz w:val="22"/>
          <w:szCs w:val="22"/>
        </w:rPr>
        <w:t>Table 2: Model Selection</w:t>
      </w:r>
    </w:p>
    <w:p w14:paraId="54589503" w14:textId="0C303D3B" w:rsidR="00164D14" w:rsidRPr="00047F35" w:rsidRDefault="00164D14" w:rsidP="00CF610C">
      <w:pPr>
        <w:rPr>
          <w:rFonts w:ascii="Georgia" w:hAnsi="Georgia"/>
          <w:sz w:val="22"/>
          <w:szCs w:val="22"/>
        </w:rPr>
      </w:pPr>
      <w:r w:rsidRPr="00047F35">
        <w:rPr>
          <w:rFonts w:ascii="Georgia" w:hAnsi="Georgia"/>
          <w:sz w:val="22"/>
          <w:szCs w:val="22"/>
        </w:rPr>
        <w:lastRenderedPageBreak/>
        <w:t xml:space="preserve">NLP stands for the averaged negative log likelihood over either the contrasts (C) or original decisions (D). Lower values </w:t>
      </w:r>
      <w:del w:id="74" w:author="courtney" w:date="2025-04-10T10:36:00Z">
        <w:r w:rsidRPr="00047F35" w:rsidDel="00E200F0">
          <w:rPr>
            <w:rFonts w:ascii="Georgia" w:hAnsi="Georgia"/>
            <w:sz w:val="22"/>
            <w:szCs w:val="22"/>
          </w:rPr>
          <w:delText xml:space="preserve">are </w:delText>
        </w:r>
      </w:del>
      <w:ins w:id="75" w:author="courtney" w:date="2025-04-10T10:36:00Z">
        <w:r w:rsidR="00E200F0">
          <w:rPr>
            <w:rFonts w:ascii="Georgia" w:hAnsi="Georgia"/>
            <w:sz w:val="22"/>
            <w:szCs w:val="22"/>
          </w:rPr>
          <w:t>indicate</w:t>
        </w:r>
        <w:r w:rsidR="00E200F0" w:rsidRPr="00047F35">
          <w:rPr>
            <w:rFonts w:ascii="Georgia" w:hAnsi="Georgia"/>
            <w:sz w:val="22"/>
            <w:szCs w:val="22"/>
          </w:rPr>
          <w:t xml:space="preserve"> </w:t>
        </w:r>
      </w:ins>
      <w:r w:rsidRPr="00047F35">
        <w:rPr>
          <w:rFonts w:ascii="Georgia" w:hAnsi="Georgia"/>
          <w:sz w:val="22"/>
          <w:szCs w:val="22"/>
        </w:rPr>
        <w:t>better</w:t>
      </w:r>
      <w:ins w:id="76" w:author="courtney" w:date="2025-04-10T10:36:00Z">
        <w:r w:rsidR="00E200F0">
          <w:rPr>
            <w:rFonts w:ascii="Georgia" w:hAnsi="Georgia"/>
            <w:sz w:val="22"/>
            <w:szCs w:val="22"/>
          </w:rPr>
          <w:t>-fitting models</w:t>
        </w:r>
      </w:ins>
      <w:r w:rsidRPr="00047F35">
        <w:rPr>
          <w:rFonts w:ascii="Georgia" w:hAnsi="Georgia"/>
          <w:sz w:val="22"/>
          <w:szCs w:val="22"/>
        </w:rPr>
        <w:t xml:space="preserve">. </w:t>
      </w:r>
      <w:r w:rsidR="00527D60">
        <w:rPr>
          <w:rFonts w:ascii="Georgia" w:hAnsi="Georgia"/>
          <w:sz w:val="22"/>
          <w:szCs w:val="22"/>
        </w:rPr>
        <w:t xml:space="preserve">Notice that as we add features the NLP-D Val decreases (the model performance improves) but with diminishing returns. </w:t>
      </w:r>
    </w:p>
    <w:p w14:paraId="17B699ED" w14:textId="77777777" w:rsidR="00164D14" w:rsidRPr="00047F35" w:rsidRDefault="00164D14" w:rsidP="00CF610C">
      <w:pPr>
        <w:rPr>
          <w:rFonts w:ascii="Georgia" w:hAnsi="Georgia"/>
          <w:sz w:val="22"/>
          <w:szCs w:val="22"/>
        </w:rPr>
      </w:pPr>
    </w:p>
    <w:p w14:paraId="42F5025C" w14:textId="16366A2F" w:rsidR="00D74334" w:rsidDel="0005212E" w:rsidRDefault="006820C9" w:rsidP="00CF610C">
      <w:pPr>
        <w:rPr>
          <w:del w:id="77" w:author="courtney" w:date="2025-04-10T10:54:00Z"/>
          <w:rFonts w:ascii="Georgia" w:hAnsi="Georgia"/>
          <w:sz w:val="22"/>
          <w:szCs w:val="22"/>
        </w:rPr>
      </w:pPr>
      <w:del w:id="78" w:author="courtney" w:date="2025-04-10T10:53:00Z">
        <w:r w:rsidDel="0005212E">
          <w:rPr>
            <w:rFonts w:ascii="Georgia" w:hAnsi="Georgia"/>
            <w:sz w:val="22"/>
            <w:szCs w:val="22"/>
          </w:rPr>
          <w:delText xml:space="preserve">Our </w:delText>
        </w:r>
      </w:del>
      <w:del w:id="79" w:author="courtney" w:date="2025-04-10T10:54:00Z">
        <w:r w:rsidDel="0005212E">
          <w:rPr>
            <w:rFonts w:ascii="Georgia" w:hAnsi="Georgia"/>
            <w:sz w:val="22"/>
            <w:szCs w:val="22"/>
          </w:rPr>
          <w:delText>selected model used depth_bin, season, our diel feature, nitrate, salinity, and mixed layer thickness as features.</w:delText>
        </w:r>
        <w:r w:rsidR="00D74334" w:rsidRPr="00047F35" w:rsidDel="0005212E">
          <w:rPr>
            <w:rFonts w:ascii="Georgia" w:hAnsi="Georgia"/>
            <w:sz w:val="22"/>
            <w:szCs w:val="22"/>
          </w:rPr>
          <w:delText xml:space="preserve"> </w:delText>
        </w:r>
        <w:r w:rsidDel="0005212E">
          <w:rPr>
            <w:rFonts w:ascii="Georgia" w:hAnsi="Georgia"/>
            <w:sz w:val="22"/>
            <w:szCs w:val="22"/>
          </w:rPr>
          <w:delText xml:space="preserve">Table 2 illustrates how each of these features add information to the predictions starting with a null model (no features) and moving up to our selected model. </w:delText>
        </w:r>
        <w:r w:rsidR="00D74334" w:rsidRPr="00047F35" w:rsidDel="0005212E">
          <w:rPr>
            <w:rFonts w:ascii="Georgia" w:hAnsi="Georgia"/>
            <w:sz w:val="22"/>
            <w:szCs w:val="22"/>
          </w:rPr>
          <w:delText xml:space="preserve">Judging </w:delText>
        </w:r>
        <w:r w:rsidR="00527D60" w:rsidRPr="00047F35" w:rsidDel="0005212E">
          <w:rPr>
            <w:rFonts w:ascii="Georgia" w:hAnsi="Georgia"/>
            <w:sz w:val="22"/>
            <w:szCs w:val="22"/>
          </w:rPr>
          <w:delText>off</w:delText>
        </w:r>
        <w:r w:rsidR="00527D60" w:rsidDel="0005212E">
          <w:rPr>
            <w:rFonts w:ascii="Georgia" w:hAnsi="Georgia"/>
            <w:sz w:val="22"/>
            <w:szCs w:val="22"/>
          </w:rPr>
          <w:delText xml:space="preserve"> </w:delText>
        </w:r>
        <w:r w:rsidR="00D74334" w:rsidRPr="00047F35" w:rsidDel="0005212E">
          <w:rPr>
            <w:rFonts w:ascii="Georgia" w:hAnsi="Georgia"/>
            <w:sz w:val="22"/>
            <w:szCs w:val="22"/>
          </w:rPr>
          <w:delText xml:space="preserve">NLP-D Val we see a significant jump </w:delText>
        </w:r>
        <w:r w:rsidR="00164D14" w:rsidRPr="00047F35" w:rsidDel="0005212E">
          <w:rPr>
            <w:rFonts w:ascii="Georgia" w:hAnsi="Georgia"/>
            <w:sz w:val="22"/>
            <w:szCs w:val="22"/>
          </w:rPr>
          <w:delText xml:space="preserve">in performance </w:delText>
        </w:r>
        <w:r w:rsidR="00D74334" w:rsidRPr="00047F35" w:rsidDel="0005212E">
          <w:rPr>
            <w:rFonts w:ascii="Georgia" w:hAnsi="Georgia"/>
            <w:sz w:val="22"/>
            <w:szCs w:val="22"/>
          </w:rPr>
          <w:delText xml:space="preserve">going from a null model </w:delText>
        </w:r>
        <w:commentRangeStart w:id="80"/>
        <w:r w:rsidR="00D74334" w:rsidRPr="00047F35" w:rsidDel="0005212E">
          <w:rPr>
            <w:rFonts w:ascii="Georgia" w:hAnsi="Georgia"/>
            <w:sz w:val="22"/>
            <w:szCs w:val="22"/>
          </w:rPr>
          <w:delText xml:space="preserve">(random guessing) </w:delText>
        </w:r>
        <w:commentRangeEnd w:id="80"/>
        <w:r w:rsidR="00B910DA" w:rsidDel="0005212E">
          <w:rPr>
            <w:rStyle w:val="CommentReference"/>
          </w:rPr>
          <w:commentReference w:id="80"/>
        </w:r>
        <w:r w:rsidR="00D74334" w:rsidRPr="00047F35" w:rsidDel="0005212E">
          <w:rPr>
            <w:rFonts w:ascii="Georgia" w:hAnsi="Georgia"/>
            <w:sz w:val="22"/>
            <w:szCs w:val="22"/>
          </w:rPr>
          <w:delText xml:space="preserve">to a model aware of the depth bin (1.740 to 1.457). This is expected as the distribution of fish across depth bins was highly skewed toward the shallower depths (table </w:delText>
        </w:r>
        <w:r w:rsidDel="0005212E">
          <w:rPr>
            <w:rFonts w:ascii="Georgia" w:hAnsi="Georgia"/>
            <w:sz w:val="22"/>
            <w:szCs w:val="22"/>
          </w:rPr>
          <w:delText>3</w:delText>
        </w:r>
        <w:r w:rsidR="00D74334" w:rsidRPr="00047F35" w:rsidDel="0005212E">
          <w:rPr>
            <w:rFonts w:ascii="Georgia" w:hAnsi="Georgia"/>
            <w:sz w:val="22"/>
            <w:szCs w:val="22"/>
          </w:rPr>
          <w:delText>) and the model was able to capture this skew.</w:delText>
        </w:r>
      </w:del>
    </w:p>
    <w:p w14:paraId="61E21831" w14:textId="77777777" w:rsidR="00527D60" w:rsidRPr="00047F35" w:rsidRDefault="00527D60" w:rsidP="00CF610C">
      <w:pPr>
        <w:rPr>
          <w:rFonts w:ascii="Georgia" w:hAnsi="Georgia"/>
          <w:sz w:val="22"/>
          <w:szCs w:val="22"/>
        </w:rPr>
      </w:pPr>
    </w:p>
    <w:p w14:paraId="198F4F4F" w14:textId="2A7B5953" w:rsidR="00164D14" w:rsidRPr="00047F35" w:rsidRDefault="00164D14" w:rsidP="00CF610C">
      <w:pPr>
        <w:rPr>
          <w:rFonts w:ascii="Georgia" w:hAnsi="Georgia"/>
          <w:b/>
          <w:bCs/>
          <w:sz w:val="22"/>
          <w:szCs w:val="22"/>
        </w:rPr>
      </w:pPr>
      <w:r w:rsidRPr="00047F35">
        <w:rPr>
          <w:rFonts w:ascii="Georgia" w:hAnsi="Georgia"/>
          <w:b/>
          <w:bCs/>
          <w:sz w:val="22"/>
          <w:szCs w:val="22"/>
        </w:rPr>
        <w:t>Table 3: Depth Skew</w:t>
      </w:r>
    </w:p>
    <w:tbl>
      <w:tblPr>
        <w:tblStyle w:val="PlainTable5"/>
        <w:tblW w:w="0" w:type="auto"/>
        <w:tblLook w:val="04A0" w:firstRow="1" w:lastRow="0" w:firstColumn="1" w:lastColumn="0" w:noHBand="0" w:noVBand="1"/>
      </w:tblPr>
      <w:tblGrid>
        <w:gridCol w:w="2384"/>
        <w:gridCol w:w="2384"/>
      </w:tblGrid>
      <w:tr w:rsidR="00D74334" w:rsidRPr="00047F35" w14:paraId="1F2E78D4" w14:textId="77777777" w:rsidTr="00D74334">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2384" w:type="dxa"/>
          </w:tcPr>
          <w:p w14:paraId="31F8D0A4" w14:textId="3AEFF8F6" w:rsidR="00D74334" w:rsidRPr="00047F35" w:rsidRDefault="00D74334" w:rsidP="00CF610C">
            <w:pPr>
              <w:rPr>
                <w:rFonts w:ascii="Georgia" w:hAnsi="Georgia"/>
                <w:sz w:val="22"/>
                <w:szCs w:val="22"/>
              </w:rPr>
            </w:pPr>
            <w:r w:rsidRPr="00047F35">
              <w:rPr>
                <w:rFonts w:ascii="Georgia" w:hAnsi="Georgia"/>
                <w:sz w:val="22"/>
                <w:szCs w:val="22"/>
              </w:rPr>
              <w:t>Depth Bin</w:t>
            </w:r>
          </w:p>
        </w:tc>
        <w:tc>
          <w:tcPr>
            <w:tcW w:w="2384" w:type="dxa"/>
          </w:tcPr>
          <w:p w14:paraId="3168DE8C" w14:textId="04E768F4" w:rsidR="00D74334" w:rsidRPr="00047F35" w:rsidRDefault="00D74334"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Proportion of Samples</w:t>
            </w:r>
          </w:p>
        </w:tc>
      </w:tr>
      <w:tr w:rsidR="00D74334" w:rsidRPr="00047F35" w14:paraId="7506A406" w14:textId="77777777" w:rsidTr="00D7433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84" w:type="dxa"/>
          </w:tcPr>
          <w:p w14:paraId="54DE19EE" w14:textId="4B35D215" w:rsidR="00D74334" w:rsidRPr="00047F35" w:rsidRDefault="00D74334" w:rsidP="00CF610C">
            <w:pPr>
              <w:rPr>
                <w:rFonts w:ascii="Georgia" w:hAnsi="Georgia"/>
                <w:sz w:val="22"/>
                <w:szCs w:val="22"/>
              </w:rPr>
            </w:pPr>
            <w:r w:rsidRPr="00047F35">
              <w:rPr>
                <w:rFonts w:ascii="Georgia" w:hAnsi="Georgia"/>
                <w:sz w:val="22"/>
                <w:szCs w:val="22"/>
              </w:rPr>
              <w:t>[0, 25]</w:t>
            </w:r>
          </w:p>
        </w:tc>
        <w:tc>
          <w:tcPr>
            <w:tcW w:w="2384" w:type="dxa"/>
          </w:tcPr>
          <w:p w14:paraId="6795B326" w14:textId="583A7898"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46.4%</w:t>
            </w:r>
          </w:p>
        </w:tc>
      </w:tr>
      <w:tr w:rsidR="00D74334" w:rsidRPr="00047F35" w14:paraId="5906AFDD"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1ACF779D" w14:textId="66CEA834" w:rsidR="00D74334" w:rsidRPr="00047F35" w:rsidRDefault="00D74334" w:rsidP="00CF610C">
            <w:pPr>
              <w:rPr>
                <w:rFonts w:ascii="Georgia" w:hAnsi="Georgia"/>
                <w:sz w:val="22"/>
                <w:szCs w:val="22"/>
              </w:rPr>
            </w:pPr>
            <w:r w:rsidRPr="00047F35">
              <w:rPr>
                <w:rFonts w:ascii="Georgia" w:hAnsi="Georgia"/>
                <w:sz w:val="22"/>
                <w:szCs w:val="22"/>
              </w:rPr>
              <w:t>(25, 50]</w:t>
            </w:r>
          </w:p>
        </w:tc>
        <w:tc>
          <w:tcPr>
            <w:tcW w:w="2384" w:type="dxa"/>
          </w:tcPr>
          <w:p w14:paraId="242C780F" w14:textId="319A0287"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16.6%</w:t>
            </w:r>
          </w:p>
        </w:tc>
      </w:tr>
      <w:tr w:rsidR="00D74334" w:rsidRPr="00047F35" w14:paraId="27248E3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70959802" w14:textId="375A7047" w:rsidR="00D74334" w:rsidRPr="00047F35" w:rsidRDefault="00D74334" w:rsidP="00CF610C">
            <w:pPr>
              <w:rPr>
                <w:rFonts w:ascii="Georgia" w:hAnsi="Georgia"/>
                <w:sz w:val="22"/>
                <w:szCs w:val="22"/>
              </w:rPr>
            </w:pPr>
            <w:r w:rsidRPr="00047F35">
              <w:rPr>
                <w:rFonts w:ascii="Georgia" w:hAnsi="Georgia"/>
                <w:sz w:val="22"/>
                <w:szCs w:val="22"/>
              </w:rPr>
              <w:t>(50, 75]</w:t>
            </w:r>
          </w:p>
        </w:tc>
        <w:tc>
          <w:tcPr>
            <w:tcW w:w="2384" w:type="dxa"/>
          </w:tcPr>
          <w:p w14:paraId="35F5860E" w14:textId="27261733"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13.4%</w:t>
            </w:r>
          </w:p>
        </w:tc>
      </w:tr>
      <w:tr w:rsidR="00D74334" w:rsidRPr="00047F35" w14:paraId="3E6E358A"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406FD61A" w14:textId="580DA969" w:rsidR="00D74334" w:rsidRPr="00047F35" w:rsidRDefault="00D74334" w:rsidP="00CF610C">
            <w:pPr>
              <w:rPr>
                <w:rFonts w:ascii="Georgia" w:hAnsi="Georgia"/>
                <w:sz w:val="22"/>
                <w:szCs w:val="22"/>
              </w:rPr>
            </w:pPr>
            <w:r w:rsidRPr="00047F35">
              <w:rPr>
                <w:rFonts w:ascii="Georgia" w:hAnsi="Georgia"/>
                <w:sz w:val="22"/>
                <w:szCs w:val="22"/>
              </w:rPr>
              <w:t>(75, 100]</w:t>
            </w:r>
          </w:p>
        </w:tc>
        <w:tc>
          <w:tcPr>
            <w:tcW w:w="2384" w:type="dxa"/>
          </w:tcPr>
          <w:p w14:paraId="1D75774B" w14:textId="31BF8CD6"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10.7%</w:t>
            </w:r>
          </w:p>
        </w:tc>
      </w:tr>
      <w:tr w:rsidR="00D74334" w:rsidRPr="00047F35" w14:paraId="0604A8C8"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2508B8F0" w14:textId="334C13A6" w:rsidR="00D74334" w:rsidRPr="00047F35" w:rsidRDefault="00D74334" w:rsidP="00CF610C">
            <w:pPr>
              <w:rPr>
                <w:rFonts w:ascii="Georgia" w:hAnsi="Georgia"/>
                <w:sz w:val="22"/>
                <w:szCs w:val="22"/>
              </w:rPr>
            </w:pPr>
            <w:r w:rsidRPr="00047F35">
              <w:rPr>
                <w:rFonts w:ascii="Georgia" w:hAnsi="Georgia"/>
                <w:sz w:val="22"/>
                <w:szCs w:val="22"/>
              </w:rPr>
              <w:t>(100, 150]</w:t>
            </w:r>
          </w:p>
        </w:tc>
        <w:tc>
          <w:tcPr>
            <w:tcW w:w="2384" w:type="dxa"/>
          </w:tcPr>
          <w:p w14:paraId="5AABA5CE" w14:textId="0F5566AE"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13.0%</w:t>
            </w:r>
          </w:p>
        </w:tc>
      </w:tr>
      <w:tr w:rsidR="00D74334" w:rsidRPr="00047F35" w14:paraId="66D6F19E"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7BCBA511" w14:textId="64D16D9D" w:rsidR="00D74334" w:rsidRPr="00047F35" w:rsidRDefault="00D74334" w:rsidP="00CF610C">
            <w:pPr>
              <w:rPr>
                <w:rFonts w:ascii="Georgia" w:hAnsi="Georgia"/>
                <w:sz w:val="22"/>
                <w:szCs w:val="22"/>
              </w:rPr>
            </w:pPr>
            <w:r w:rsidRPr="00047F35">
              <w:rPr>
                <w:rFonts w:ascii="Georgia" w:hAnsi="Georgia"/>
                <w:sz w:val="22"/>
                <w:szCs w:val="22"/>
              </w:rPr>
              <w:t>(150, 200]</w:t>
            </w:r>
          </w:p>
        </w:tc>
        <w:tc>
          <w:tcPr>
            <w:tcW w:w="2384" w:type="dxa"/>
          </w:tcPr>
          <w:p w14:paraId="4E888804" w14:textId="3421322D"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4.9%</w:t>
            </w:r>
          </w:p>
        </w:tc>
      </w:tr>
      <w:tr w:rsidR="00D74334" w:rsidRPr="00047F35" w14:paraId="4D58787D"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5F003761" w14:textId="32C8A46F" w:rsidR="00D74334" w:rsidRPr="00047F35" w:rsidRDefault="00D74334" w:rsidP="00CF610C">
            <w:pPr>
              <w:rPr>
                <w:rFonts w:ascii="Georgia" w:hAnsi="Georgia"/>
                <w:sz w:val="22"/>
                <w:szCs w:val="22"/>
              </w:rPr>
            </w:pPr>
            <w:r w:rsidRPr="00047F35">
              <w:rPr>
                <w:rFonts w:ascii="Georgia" w:hAnsi="Georgia"/>
                <w:sz w:val="22"/>
                <w:szCs w:val="22"/>
              </w:rPr>
              <w:t>(200, 250]</w:t>
            </w:r>
          </w:p>
        </w:tc>
        <w:tc>
          <w:tcPr>
            <w:tcW w:w="2384" w:type="dxa"/>
          </w:tcPr>
          <w:p w14:paraId="26595D2E" w14:textId="74667D9E"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w:t>
            </w:r>
          </w:p>
        </w:tc>
      </w:tr>
      <w:tr w:rsidR="00D74334" w:rsidRPr="00047F35" w14:paraId="23CDD799"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3C8EF113" w14:textId="5493AE18" w:rsidR="00D74334" w:rsidRPr="00047F35" w:rsidRDefault="00D74334" w:rsidP="00CF610C">
            <w:pPr>
              <w:rPr>
                <w:rFonts w:ascii="Georgia" w:hAnsi="Georgia"/>
                <w:sz w:val="22"/>
                <w:szCs w:val="22"/>
              </w:rPr>
            </w:pPr>
            <w:r w:rsidRPr="00047F35">
              <w:rPr>
                <w:rFonts w:ascii="Georgia" w:hAnsi="Georgia"/>
                <w:sz w:val="22"/>
                <w:szCs w:val="22"/>
              </w:rPr>
              <w:t>(250, 300]</w:t>
            </w:r>
          </w:p>
        </w:tc>
        <w:tc>
          <w:tcPr>
            <w:tcW w:w="2384" w:type="dxa"/>
          </w:tcPr>
          <w:p w14:paraId="52C32777" w14:textId="624EBBF1"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0.6%</w:t>
            </w:r>
          </w:p>
        </w:tc>
      </w:tr>
      <w:tr w:rsidR="00D74334" w:rsidRPr="00047F35" w14:paraId="24216FC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03903744" w14:textId="0423F558" w:rsidR="00D74334" w:rsidRPr="00047F35" w:rsidRDefault="00D74334" w:rsidP="00CF610C">
            <w:pPr>
              <w:rPr>
                <w:rFonts w:ascii="Georgia" w:hAnsi="Georgia"/>
                <w:sz w:val="22"/>
                <w:szCs w:val="22"/>
              </w:rPr>
            </w:pPr>
            <w:r w:rsidRPr="00047F35">
              <w:rPr>
                <w:rFonts w:ascii="Georgia" w:hAnsi="Georgia"/>
                <w:sz w:val="22"/>
                <w:szCs w:val="22"/>
              </w:rPr>
              <w:t>(300, 400]</w:t>
            </w:r>
          </w:p>
        </w:tc>
        <w:tc>
          <w:tcPr>
            <w:tcW w:w="2384" w:type="dxa"/>
          </w:tcPr>
          <w:p w14:paraId="4EA4D237" w14:textId="7D20AC2F"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0.2%</w:t>
            </w:r>
          </w:p>
        </w:tc>
      </w:tr>
      <w:tr w:rsidR="00D74334" w:rsidRPr="00047F35" w14:paraId="3B229FE1" w14:textId="77777777" w:rsidTr="00D74334">
        <w:trPr>
          <w:trHeight w:val="304"/>
        </w:trPr>
        <w:tc>
          <w:tcPr>
            <w:cnfStyle w:val="001000000000" w:firstRow="0" w:lastRow="0" w:firstColumn="1" w:lastColumn="0" w:oddVBand="0" w:evenVBand="0" w:oddHBand="0" w:evenHBand="0" w:firstRowFirstColumn="0" w:firstRowLastColumn="0" w:lastRowFirstColumn="0" w:lastRowLastColumn="0"/>
            <w:tcW w:w="2384" w:type="dxa"/>
          </w:tcPr>
          <w:p w14:paraId="6093D20B" w14:textId="2673F6B7" w:rsidR="00D74334" w:rsidRPr="00047F35" w:rsidRDefault="00D74334" w:rsidP="00CF610C">
            <w:pPr>
              <w:rPr>
                <w:rFonts w:ascii="Georgia" w:hAnsi="Georgia"/>
                <w:sz w:val="22"/>
                <w:szCs w:val="22"/>
              </w:rPr>
            </w:pPr>
            <w:r w:rsidRPr="00047F35">
              <w:rPr>
                <w:rFonts w:ascii="Georgia" w:hAnsi="Georgia"/>
                <w:sz w:val="22"/>
                <w:szCs w:val="22"/>
              </w:rPr>
              <w:t>(400, 500]</w:t>
            </w:r>
          </w:p>
        </w:tc>
        <w:tc>
          <w:tcPr>
            <w:tcW w:w="2384" w:type="dxa"/>
          </w:tcPr>
          <w:p w14:paraId="21EDCEC8" w14:textId="3B347EDF"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&lt;0.1%</w:t>
            </w:r>
          </w:p>
        </w:tc>
      </w:tr>
    </w:tbl>
    <w:p w14:paraId="1C4F3A0C" w14:textId="16169A2C" w:rsidR="0012377A" w:rsidRPr="00047F35" w:rsidRDefault="00D74334" w:rsidP="00CF610C">
      <w:pPr>
        <w:rPr>
          <w:rFonts w:ascii="Georgia" w:hAnsi="Georgia"/>
          <w:sz w:val="22"/>
          <w:szCs w:val="22"/>
        </w:rPr>
      </w:pPr>
      <w:r w:rsidRPr="00047F35">
        <w:rPr>
          <w:rFonts w:ascii="Georgia" w:hAnsi="Georgia"/>
          <w:sz w:val="22"/>
          <w:szCs w:val="22"/>
        </w:rPr>
        <w:t xml:space="preserve"> </w:t>
      </w:r>
    </w:p>
    <w:p w14:paraId="48563961" w14:textId="3B3FE85C" w:rsidR="00D74334" w:rsidRPr="00047F35" w:rsidRDefault="00D74334" w:rsidP="00CF610C">
      <w:pPr>
        <w:rPr>
          <w:rFonts w:ascii="Georgia" w:hAnsi="Georgia"/>
          <w:sz w:val="22"/>
          <w:szCs w:val="22"/>
        </w:rPr>
      </w:pPr>
      <w:r w:rsidRPr="00047F35">
        <w:rPr>
          <w:rFonts w:ascii="Georgia" w:hAnsi="Georgia"/>
          <w:sz w:val="22"/>
          <w:szCs w:val="22"/>
        </w:rPr>
        <w:t>Next</w:t>
      </w:r>
      <w:r w:rsidR="00D91F26" w:rsidRPr="00047F35">
        <w:rPr>
          <w:rFonts w:ascii="Georgia" w:hAnsi="Georgia"/>
          <w:sz w:val="22"/>
          <w:szCs w:val="22"/>
        </w:rPr>
        <w:t>,</w:t>
      </w:r>
      <w:r w:rsidRPr="00047F35">
        <w:rPr>
          <w:rFonts w:ascii="Georgia" w:hAnsi="Georgia"/>
          <w:sz w:val="22"/>
          <w:szCs w:val="22"/>
        </w:rPr>
        <w:t xml:space="preserve"> we see another substantial improvement in NLP-D Val by adding our season features (1.457 to 1.368). </w:t>
      </w:r>
      <w:r w:rsidR="008703FC" w:rsidRPr="00047F35">
        <w:rPr>
          <w:rFonts w:ascii="Georgia" w:hAnsi="Georgia"/>
          <w:sz w:val="22"/>
          <w:szCs w:val="22"/>
        </w:rPr>
        <w:t>This is also expected as there are strong changes in depth occupancy of fish through the seasons (</w:t>
      </w:r>
      <w:r w:rsidR="00164D14" w:rsidRPr="00047F35">
        <w:rPr>
          <w:rFonts w:ascii="Georgia" w:hAnsi="Georgia"/>
          <w:sz w:val="22"/>
          <w:szCs w:val="22"/>
        </w:rPr>
        <w:t>f</w:t>
      </w:r>
      <w:r w:rsidR="008703FC" w:rsidRPr="00047F35">
        <w:rPr>
          <w:rFonts w:ascii="Georgia" w:hAnsi="Georgia"/>
          <w:sz w:val="22"/>
          <w:szCs w:val="22"/>
        </w:rPr>
        <w:t xml:space="preserve">igure 1). We did observe a difference between the observed and predicted proportions of fish per depth bin in the validation data, however this is due to differences in those proportions between the validation and training data sets. </w:t>
      </w:r>
      <w:r w:rsidR="00164D14" w:rsidRPr="00047F35">
        <w:rPr>
          <w:rFonts w:ascii="Georgia" w:hAnsi="Georgia"/>
          <w:sz w:val="22"/>
          <w:szCs w:val="22"/>
        </w:rPr>
        <w:t>In</w:t>
      </w:r>
      <w:r w:rsidR="00103E91" w:rsidRPr="00047F35">
        <w:rPr>
          <w:rFonts w:ascii="Georgia" w:hAnsi="Georgia"/>
          <w:sz w:val="22"/>
          <w:szCs w:val="22"/>
        </w:rPr>
        <w:t xml:space="preserve"> general</w:t>
      </w:r>
      <w:r w:rsidR="003435FD" w:rsidRPr="00047F35">
        <w:rPr>
          <w:rFonts w:ascii="Georgia" w:hAnsi="Georgia"/>
          <w:sz w:val="22"/>
          <w:szCs w:val="22"/>
        </w:rPr>
        <w:t>,</w:t>
      </w:r>
      <w:r w:rsidR="00103E91" w:rsidRPr="00047F35">
        <w:rPr>
          <w:rFonts w:ascii="Georgia" w:hAnsi="Georgia"/>
          <w:sz w:val="22"/>
          <w:szCs w:val="22"/>
        </w:rPr>
        <w:t xml:space="preserve"> across both sets the pattern is the same – fish tend to move deeper in the winter months</w:t>
      </w:r>
      <w:r w:rsidR="00CF5826" w:rsidRPr="00047F35">
        <w:rPr>
          <w:rFonts w:ascii="Georgia" w:hAnsi="Georgia"/>
          <w:sz w:val="22"/>
          <w:szCs w:val="22"/>
        </w:rPr>
        <w:t xml:space="preserve"> with a peak in the depth &lt;=25 bin in the months of May and June. </w:t>
      </w:r>
    </w:p>
    <w:p w14:paraId="044000AD" w14:textId="77777777" w:rsidR="004D50A3" w:rsidRPr="00047F35" w:rsidRDefault="004D50A3" w:rsidP="00CF610C">
      <w:pPr>
        <w:rPr>
          <w:rFonts w:ascii="Georgia" w:hAnsi="Georgia"/>
          <w:sz w:val="22"/>
          <w:szCs w:val="22"/>
        </w:rPr>
      </w:pPr>
    </w:p>
    <w:p w14:paraId="1D1B9B9A" w14:textId="22D9D207" w:rsidR="004D50A3" w:rsidRPr="00047F35" w:rsidRDefault="008703FC" w:rsidP="00CF610C">
      <w:pPr>
        <w:rPr>
          <w:rFonts w:ascii="Georgia" w:hAnsi="Georgia"/>
          <w:sz w:val="22"/>
          <w:szCs w:val="22"/>
        </w:rPr>
      </w:pPr>
      <w:r w:rsidRPr="00047F35">
        <w:rPr>
          <w:rFonts w:ascii="Georgia" w:hAnsi="Georgia"/>
          <w:noProof/>
          <w:sz w:val="22"/>
          <w:szCs w:val="22"/>
        </w:rPr>
        <w:lastRenderedPageBreak/>
        <w:drawing>
          <wp:inline distT="0" distB="0" distL="0" distR="0" wp14:anchorId="09AD0ABE" wp14:editId="16152C1A">
            <wp:extent cx="5943600" cy="2863215"/>
            <wp:effectExtent l="0" t="0" r="0" b="0"/>
            <wp:docPr id="2044249334" name="Picture 1" descr="A graph of a graph of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9334" name="Picture 1" descr="A graph of a graph of a number of different colored square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38F52EA6" w14:textId="46F10D33" w:rsidR="004D50A3" w:rsidRPr="00047F35" w:rsidRDefault="008703FC" w:rsidP="00CF610C">
      <w:pPr>
        <w:rPr>
          <w:rFonts w:ascii="Georgia" w:hAnsi="Georgia"/>
          <w:sz w:val="22"/>
          <w:szCs w:val="22"/>
        </w:rPr>
      </w:pPr>
      <w:r w:rsidRPr="00047F35">
        <w:rPr>
          <w:rFonts w:ascii="Georgia" w:hAnsi="Georgia"/>
          <w:noProof/>
          <w:sz w:val="22"/>
          <w:szCs w:val="22"/>
        </w:rPr>
        <w:drawing>
          <wp:inline distT="0" distB="0" distL="0" distR="0" wp14:anchorId="28943D10" wp14:editId="0226659F">
            <wp:extent cx="5943600" cy="2866390"/>
            <wp:effectExtent l="0" t="0" r="0" b="3810"/>
            <wp:docPr id="723667163" name="Picture 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67163" name="Picture 2" descr="A graph of different colored squa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58EB598B" w14:textId="3EB7BB56" w:rsidR="008703FC" w:rsidRPr="00047F35" w:rsidRDefault="008703FC" w:rsidP="00CF610C">
      <w:pPr>
        <w:rPr>
          <w:rFonts w:ascii="Georgia" w:hAnsi="Georgia"/>
          <w:sz w:val="22"/>
          <w:szCs w:val="22"/>
        </w:rPr>
      </w:pPr>
      <w:r w:rsidRPr="00047F35">
        <w:rPr>
          <w:rFonts w:ascii="Georgia" w:hAnsi="Georgia"/>
          <w:b/>
          <w:bCs/>
          <w:sz w:val="22"/>
          <w:szCs w:val="22"/>
        </w:rPr>
        <w:t xml:space="preserve">Figure 1: </w:t>
      </w:r>
      <w:r w:rsidR="00164D14" w:rsidRPr="00047F35">
        <w:rPr>
          <w:rFonts w:ascii="Georgia" w:hAnsi="Georgia"/>
          <w:sz w:val="22"/>
          <w:szCs w:val="22"/>
        </w:rPr>
        <w:t xml:space="preserve">Actual and predicted </w:t>
      </w:r>
      <w:r w:rsidRPr="00047F35">
        <w:rPr>
          <w:rFonts w:ascii="Georgia" w:hAnsi="Georgia"/>
          <w:sz w:val="22"/>
          <w:szCs w:val="22"/>
        </w:rPr>
        <w:t>proportion of fish in each depth bin by month over the validation dataset using model B</w:t>
      </w:r>
      <w:r w:rsidR="00164D14" w:rsidRPr="00047F35">
        <w:rPr>
          <w:rFonts w:ascii="Georgia" w:hAnsi="Georgia"/>
          <w:sz w:val="22"/>
          <w:szCs w:val="22"/>
        </w:rPr>
        <w:t xml:space="preserve"> (table 2)</w:t>
      </w:r>
      <w:r w:rsidRPr="00047F35">
        <w:rPr>
          <w:rFonts w:ascii="Georgia" w:hAnsi="Georgia"/>
          <w:sz w:val="22"/>
          <w:szCs w:val="22"/>
        </w:rPr>
        <w:t xml:space="preserve">. </w:t>
      </w:r>
    </w:p>
    <w:p w14:paraId="2E0E10F1" w14:textId="77777777" w:rsidR="003435FD" w:rsidRPr="00047F35" w:rsidRDefault="003435FD" w:rsidP="00CF610C">
      <w:pPr>
        <w:rPr>
          <w:rFonts w:ascii="Georgia" w:hAnsi="Georgia"/>
          <w:sz w:val="22"/>
          <w:szCs w:val="22"/>
        </w:rPr>
      </w:pPr>
    </w:p>
    <w:p w14:paraId="3AF71E2C" w14:textId="0D6F9A75" w:rsidR="003435FD" w:rsidRPr="00047F35" w:rsidRDefault="003435FD" w:rsidP="00CF610C">
      <w:pPr>
        <w:rPr>
          <w:rFonts w:ascii="Georgia" w:hAnsi="Georgia"/>
          <w:sz w:val="22"/>
          <w:szCs w:val="22"/>
        </w:rPr>
      </w:pPr>
      <w:r w:rsidRPr="00047F35">
        <w:rPr>
          <w:rFonts w:ascii="Georgia" w:hAnsi="Georgia"/>
          <w:sz w:val="22"/>
          <w:szCs w:val="22"/>
        </w:rPr>
        <w:t xml:space="preserve">Next, model C sees a small improvement over B (1.368 to 1.352) with the inclusion of our diel features. </w:t>
      </w:r>
      <w:r w:rsidR="006B4E0F" w:rsidRPr="00047F35">
        <w:rPr>
          <w:rFonts w:ascii="Georgia" w:hAnsi="Georgia"/>
          <w:sz w:val="22"/>
          <w:szCs w:val="22"/>
        </w:rPr>
        <w:t xml:space="preserve">While we clearly see a trend in the depth occupancy over the course of a day (figure 2) </w:t>
      </w:r>
      <w:r w:rsidR="00164D14" w:rsidRPr="00047F35">
        <w:rPr>
          <w:rFonts w:ascii="Georgia" w:hAnsi="Georgia"/>
          <w:sz w:val="22"/>
          <w:szCs w:val="22"/>
        </w:rPr>
        <w:t>with occupancy in the [0, 25]m bin rising at night</w:t>
      </w:r>
      <w:r w:rsidR="006820C9">
        <w:rPr>
          <w:rFonts w:ascii="Georgia" w:hAnsi="Georgia"/>
          <w:sz w:val="22"/>
          <w:szCs w:val="22"/>
        </w:rPr>
        <w:t>,</w:t>
      </w:r>
      <w:r w:rsidR="00164D14" w:rsidRPr="00047F35">
        <w:rPr>
          <w:rFonts w:ascii="Georgia" w:hAnsi="Georgia"/>
          <w:sz w:val="22"/>
          <w:szCs w:val="22"/>
        </w:rPr>
        <w:t xml:space="preserve"> these diel features have</w:t>
      </w:r>
      <w:r w:rsidR="006B4E0F" w:rsidRPr="00047F35">
        <w:rPr>
          <w:rFonts w:ascii="Georgia" w:hAnsi="Georgia"/>
          <w:sz w:val="22"/>
          <w:szCs w:val="22"/>
        </w:rPr>
        <w:t xml:space="preserve"> a smaller effect because there is a large degree of variation in this pattern across fish with some </w:t>
      </w:r>
      <w:r w:rsidR="00164D14" w:rsidRPr="00047F35">
        <w:rPr>
          <w:rFonts w:ascii="Georgia" w:hAnsi="Georgia"/>
          <w:sz w:val="22"/>
          <w:szCs w:val="22"/>
        </w:rPr>
        <w:t xml:space="preserve">fish </w:t>
      </w:r>
      <w:r w:rsidR="006B4E0F" w:rsidRPr="00047F35">
        <w:rPr>
          <w:rFonts w:ascii="Georgia" w:hAnsi="Georgia"/>
          <w:sz w:val="22"/>
          <w:szCs w:val="22"/>
        </w:rPr>
        <w:t>in the data</w:t>
      </w:r>
      <w:r w:rsidR="00164D14" w:rsidRPr="00047F35">
        <w:rPr>
          <w:rFonts w:ascii="Georgia" w:hAnsi="Georgia"/>
          <w:sz w:val="22"/>
          <w:szCs w:val="22"/>
        </w:rPr>
        <w:t>set</w:t>
      </w:r>
      <w:r w:rsidR="006B4E0F" w:rsidRPr="00047F35">
        <w:rPr>
          <w:rFonts w:ascii="Georgia" w:hAnsi="Georgia"/>
          <w:sz w:val="22"/>
          <w:szCs w:val="22"/>
        </w:rPr>
        <w:t xml:space="preserve"> exhibiting no diel pattern or even</w:t>
      </w:r>
      <w:r w:rsidR="00164D14" w:rsidRPr="00047F35">
        <w:rPr>
          <w:rFonts w:ascii="Georgia" w:hAnsi="Georgia"/>
          <w:sz w:val="22"/>
          <w:szCs w:val="22"/>
        </w:rPr>
        <w:t xml:space="preserve"> a pattern </w:t>
      </w:r>
      <w:r w:rsidR="006B4E0F" w:rsidRPr="00047F35">
        <w:rPr>
          <w:rFonts w:ascii="Georgia" w:hAnsi="Georgia"/>
          <w:sz w:val="22"/>
          <w:szCs w:val="22"/>
        </w:rPr>
        <w:t xml:space="preserve">opposite </w:t>
      </w:r>
      <w:r w:rsidR="00164D14" w:rsidRPr="00047F35">
        <w:rPr>
          <w:rFonts w:ascii="Georgia" w:hAnsi="Georgia"/>
          <w:sz w:val="22"/>
          <w:szCs w:val="22"/>
        </w:rPr>
        <w:t>to the average tendency seen here</w:t>
      </w:r>
      <w:r w:rsidR="006B4E0F" w:rsidRPr="00047F35">
        <w:rPr>
          <w:rFonts w:ascii="Georgia" w:hAnsi="Georgia"/>
          <w:sz w:val="22"/>
          <w:szCs w:val="22"/>
        </w:rPr>
        <w:t xml:space="preserve">.  </w:t>
      </w:r>
    </w:p>
    <w:p w14:paraId="6E2E5C33" w14:textId="66FA7A23" w:rsidR="008703FC" w:rsidRPr="00047F35" w:rsidRDefault="006B4E0F" w:rsidP="00CF610C">
      <w:pPr>
        <w:rPr>
          <w:rFonts w:ascii="Georgia" w:hAnsi="Georgia"/>
          <w:sz w:val="22"/>
          <w:szCs w:val="22"/>
        </w:rPr>
      </w:pPr>
      <w:r w:rsidRPr="00047F35">
        <w:rPr>
          <w:rFonts w:ascii="Georgia" w:hAnsi="Georgia"/>
          <w:noProof/>
          <w:sz w:val="22"/>
          <w:szCs w:val="22"/>
        </w:rPr>
        <w:lastRenderedPageBreak/>
        <w:drawing>
          <wp:inline distT="0" distB="0" distL="0" distR="0" wp14:anchorId="322C75CB" wp14:editId="3ADC5C84">
            <wp:extent cx="5943600" cy="2814955"/>
            <wp:effectExtent l="0" t="0" r="0" b="4445"/>
            <wp:docPr id="1355397524" name="Picture 3" descr="A graph showing the value of a number of radia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7524" name="Picture 3" descr="A graph showing the value of a number of radian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3346E6E4" w14:textId="7556D8D4" w:rsidR="006B4E0F" w:rsidRPr="00047F35" w:rsidRDefault="006B4E0F" w:rsidP="00CF610C">
      <w:pPr>
        <w:rPr>
          <w:rFonts w:ascii="Georgia" w:hAnsi="Georgia"/>
          <w:sz w:val="22"/>
          <w:szCs w:val="22"/>
        </w:rPr>
      </w:pPr>
      <w:r w:rsidRPr="00047F35">
        <w:rPr>
          <w:rFonts w:ascii="Georgia" w:hAnsi="Georgia"/>
          <w:noProof/>
          <w:sz w:val="22"/>
          <w:szCs w:val="22"/>
        </w:rPr>
        <w:drawing>
          <wp:inline distT="0" distB="0" distL="0" distR="0" wp14:anchorId="1FC928EA" wp14:editId="0A9CC273">
            <wp:extent cx="5943600" cy="2847340"/>
            <wp:effectExtent l="0" t="0" r="0" b="0"/>
            <wp:docPr id="81038293"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293" name="Picture 5" descr="A graph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0C78C0AD" w14:textId="74BC2844" w:rsidR="006B4E0F" w:rsidRPr="00047F35" w:rsidRDefault="006B4E0F" w:rsidP="00CF610C">
      <w:pPr>
        <w:rPr>
          <w:rFonts w:ascii="Georgia" w:hAnsi="Georgia"/>
          <w:sz w:val="22"/>
          <w:szCs w:val="22"/>
        </w:rPr>
      </w:pPr>
      <w:r w:rsidRPr="00047F35">
        <w:rPr>
          <w:rFonts w:ascii="Georgia" w:hAnsi="Georgia"/>
          <w:b/>
          <w:bCs/>
          <w:sz w:val="22"/>
          <w:szCs w:val="22"/>
        </w:rPr>
        <w:t>Figure 2: Diel Variation in August</w:t>
      </w:r>
      <w:r w:rsidRPr="00047F35">
        <w:rPr>
          <w:rFonts w:ascii="Georgia" w:hAnsi="Georgia"/>
          <w:sz w:val="22"/>
          <w:szCs w:val="22"/>
        </w:rPr>
        <w:t xml:space="preserve"> x-axis is the passage of the day in radians (starting at night </w:t>
      </w:r>
      <w:r w:rsidR="00164D14" w:rsidRPr="00047F35">
        <w:rPr>
          <w:rFonts w:ascii="Georgia" w:hAnsi="Georgia"/>
          <w:sz w:val="22"/>
          <w:szCs w:val="22"/>
        </w:rPr>
        <w:t>(negative radians), sunrise at</w:t>
      </w:r>
      <w:r w:rsidRPr="00047F35">
        <w:rPr>
          <w:rFonts w:ascii="Georgia" w:hAnsi="Georgia"/>
          <w:sz w:val="22"/>
          <w:szCs w:val="22"/>
        </w:rPr>
        <w:t xml:space="preserve"> 0 </w:t>
      </w:r>
      <w:r w:rsidR="00164D14" w:rsidRPr="00047F35">
        <w:rPr>
          <w:rFonts w:ascii="Georgia" w:hAnsi="Georgia"/>
          <w:sz w:val="22"/>
          <w:szCs w:val="22"/>
        </w:rPr>
        <w:t xml:space="preserve">radians, </w:t>
      </w:r>
      <w:r w:rsidRPr="00047F35">
        <w:rPr>
          <w:rFonts w:ascii="Georgia" w:hAnsi="Georgia"/>
          <w:sz w:val="22"/>
          <w:szCs w:val="22"/>
        </w:rPr>
        <w:t>and then</w:t>
      </w:r>
      <w:r w:rsidR="00164D14" w:rsidRPr="00047F35">
        <w:rPr>
          <w:rFonts w:ascii="Georgia" w:hAnsi="Georgia"/>
          <w:sz w:val="22"/>
          <w:szCs w:val="22"/>
        </w:rPr>
        <w:t xml:space="preserve"> moving through the</w:t>
      </w:r>
      <w:r w:rsidRPr="00047F35">
        <w:rPr>
          <w:rFonts w:ascii="Georgia" w:hAnsi="Georgia"/>
          <w:sz w:val="22"/>
          <w:szCs w:val="22"/>
        </w:rPr>
        <w:t xml:space="preserve"> </w:t>
      </w:r>
      <w:r w:rsidR="00164D14" w:rsidRPr="00047F35">
        <w:rPr>
          <w:rFonts w:ascii="Georgia" w:hAnsi="Georgia"/>
          <w:sz w:val="22"/>
          <w:szCs w:val="22"/>
        </w:rPr>
        <w:t>day (positive radians)</w:t>
      </w:r>
      <w:del w:id="81" w:author="courtney" w:date="2025-04-10T11:20:00Z">
        <w:r w:rsidRPr="00047F35" w:rsidDel="00A017BC">
          <w:rPr>
            <w:rFonts w:ascii="Georgia" w:hAnsi="Georgia"/>
            <w:sz w:val="22"/>
            <w:szCs w:val="22"/>
          </w:rPr>
          <w:delText>)</w:delText>
        </w:r>
      </w:del>
      <w:r w:rsidRPr="00047F35">
        <w:rPr>
          <w:rFonts w:ascii="Georgia" w:hAnsi="Georgia"/>
          <w:sz w:val="22"/>
          <w:szCs w:val="22"/>
        </w:rPr>
        <w:t xml:space="preserve">. </w:t>
      </w:r>
      <w:r w:rsidR="00164D14" w:rsidRPr="00047F35">
        <w:rPr>
          <w:rFonts w:ascii="Georgia" w:hAnsi="Georgia"/>
          <w:sz w:val="22"/>
          <w:szCs w:val="22"/>
        </w:rPr>
        <w:t xml:space="preserve">y-axis is the actual and then expected probability (from model C) of occupancy in the [0-25]m depth bin. </w:t>
      </w:r>
      <w:r w:rsidRPr="00047F35">
        <w:rPr>
          <w:rFonts w:ascii="Georgia" w:hAnsi="Georgia"/>
          <w:sz w:val="22"/>
          <w:szCs w:val="22"/>
        </w:rPr>
        <w:t>Note the variation between the training set and the validation set</w:t>
      </w:r>
      <w:r w:rsidR="00164D14" w:rsidRPr="00047F35">
        <w:rPr>
          <w:rFonts w:ascii="Georgia" w:hAnsi="Georgia"/>
          <w:sz w:val="22"/>
          <w:szCs w:val="22"/>
        </w:rPr>
        <w:t xml:space="preserve"> in the actual proportions. </w:t>
      </w:r>
    </w:p>
    <w:p w14:paraId="639709CF" w14:textId="77777777" w:rsidR="006F2FFA" w:rsidRPr="00047F35" w:rsidRDefault="006F2FFA" w:rsidP="00CF610C">
      <w:pPr>
        <w:rPr>
          <w:rFonts w:ascii="Georgia" w:hAnsi="Georgia"/>
          <w:sz w:val="22"/>
          <w:szCs w:val="22"/>
        </w:rPr>
      </w:pPr>
    </w:p>
    <w:p w14:paraId="69D18898" w14:textId="5158B42D" w:rsidR="006F2FFA" w:rsidRPr="00047F35" w:rsidRDefault="004E53AE" w:rsidP="00CF610C">
      <w:pPr>
        <w:rPr>
          <w:rFonts w:ascii="Georgia" w:hAnsi="Georgia"/>
          <w:sz w:val="22"/>
          <w:szCs w:val="22"/>
        </w:rPr>
      </w:pPr>
      <w:r w:rsidRPr="00047F35">
        <w:rPr>
          <w:rFonts w:ascii="Georgia" w:hAnsi="Georgia"/>
          <w:sz w:val="22"/>
          <w:szCs w:val="22"/>
        </w:rPr>
        <w:t xml:space="preserve">Our final model (1.352 to 1.339 NLP-D Val) includes three environmental covariates, nitrate, salinity, and mixed layer thickness. These features were chosen from the slew of options as they were the only ones with an appreciable pattern in the data that also individually added value to the model </w:t>
      </w:r>
      <w:r w:rsidR="00164D14" w:rsidRPr="00047F35">
        <w:rPr>
          <w:rFonts w:ascii="Georgia" w:hAnsi="Georgia"/>
          <w:sz w:val="22"/>
          <w:szCs w:val="22"/>
        </w:rPr>
        <w:t>in the validation set when combined with the features in model C</w:t>
      </w:r>
      <w:r w:rsidRPr="00047F35">
        <w:rPr>
          <w:rFonts w:ascii="Georgia" w:hAnsi="Georgia"/>
          <w:sz w:val="22"/>
          <w:szCs w:val="22"/>
        </w:rPr>
        <w:t xml:space="preserve">. </w:t>
      </w:r>
      <w:r w:rsidR="00164D14" w:rsidRPr="00047F35">
        <w:rPr>
          <w:rFonts w:ascii="Georgia" w:hAnsi="Georgia"/>
          <w:sz w:val="22"/>
          <w:szCs w:val="22"/>
        </w:rPr>
        <w:t>It is</w:t>
      </w:r>
      <w:r w:rsidR="00554E7A" w:rsidRPr="00047F35">
        <w:rPr>
          <w:rFonts w:ascii="Georgia" w:hAnsi="Georgia"/>
          <w:sz w:val="22"/>
          <w:szCs w:val="22"/>
        </w:rPr>
        <w:t xml:space="preserve"> interesting </w:t>
      </w:r>
      <w:r w:rsidR="00164D14" w:rsidRPr="00047F35">
        <w:rPr>
          <w:rFonts w:ascii="Georgia" w:hAnsi="Georgia"/>
          <w:sz w:val="22"/>
          <w:szCs w:val="22"/>
        </w:rPr>
        <w:t xml:space="preserve">to </w:t>
      </w:r>
      <w:r w:rsidR="00554E7A" w:rsidRPr="00047F35">
        <w:rPr>
          <w:rFonts w:ascii="Georgia" w:hAnsi="Georgia"/>
          <w:sz w:val="22"/>
          <w:szCs w:val="22"/>
        </w:rPr>
        <w:t xml:space="preserve">note that the “value” of these features is somewhat hidden by the fact that they are all captured to some extent by the seasonality feature itself. </w:t>
      </w:r>
      <w:r w:rsidR="00BE0593" w:rsidRPr="00047F35">
        <w:rPr>
          <w:rFonts w:ascii="Georgia" w:hAnsi="Georgia"/>
          <w:sz w:val="22"/>
          <w:szCs w:val="22"/>
        </w:rPr>
        <w:t>For example</w:t>
      </w:r>
      <w:r w:rsidR="00164D14" w:rsidRPr="00047F35">
        <w:rPr>
          <w:rFonts w:ascii="Georgia" w:hAnsi="Georgia"/>
          <w:sz w:val="22"/>
          <w:szCs w:val="22"/>
        </w:rPr>
        <w:t>,</w:t>
      </w:r>
      <w:r w:rsidR="00BE0593" w:rsidRPr="00047F35">
        <w:rPr>
          <w:rFonts w:ascii="Georgia" w:hAnsi="Georgia"/>
          <w:sz w:val="22"/>
          <w:szCs w:val="22"/>
        </w:rPr>
        <w:t xml:space="preserve"> </w:t>
      </w:r>
      <w:r w:rsidR="00164D14" w:rsidRPr="00047F35">
        <w:rPr>
          <w:rFonts w:ascii="Georgia" w:hAnsi="Georgia"/>
          <w:sz w:val="22"/>
          <w:szCs w:val="22"/>
        </w:rPr>
        <w:t>the average</w:t>
      </w:r>
      <w:r w:rsidR="00BE0593" w:rsidRPr="00047F35">
        <w:rPr>
          <w:rFonts w:ascii="Georgia" w:hAnsi="Georgia"/>
          <w:sz w:val="22"/>
          <w:szCs w:val="22"/>
        </w:rPr>
        <w:t xml:space="preserve"> proportion by mixed layer thickness in depth bin &gt;= 25m </w:t>
      </w:r>
      <w:r w:rsidR="00CC101D" w:rsidRPr="00047F35">
        <w:rPr>
          <w:rFonts w:ascii="Georgia" w:hAnsi="Georgia"/>
          <w:sz w:val="22"/>
          <w:szCs w:val="22"/>
        </w:rPr>
        <w:t xml:space="preserve">(figure 3) </w:t>
      </w:r>
      <w:r w:rsidR="00BE0593" w:rsidRPr="00047F35">
        <w:rPr>
          <w:rFonts w:ascii="Georgia" w:hAnsi="Georgia"/>
          <w:sz w:val="22"/>
          <w:szCs w:val="22"/>
        </w:rPr>
        <w:t>see</w:t>
      </w:r>
      <w:r w:rsidR="00164D14" w:rsidRPr="00047F35">
        <w:rPr>
          <w:rFonts w:ascii="Georgia" w:hAnsi="Georgia"/>
          <w:sz w:val="22"/>
          <w:szCs w:val="22"/>
        </w:rPr>
        <w:t>s</w:t>
      </w:r>
      <w:r w:rsidR="00BE0593" w:rsidRPr="00047F35">
        <w:rPr>
          <w:rFonts w:ascii="Georgia" w:hAnsi="Georgia"/>
          <w:sz w:val="22"/>
          <w:szCs w:val="22"/>
        </w:rPr>
        <w:t xml:space="preserve"> no real difference between model </w:t>
      </w:r>
      <w:r w:rsidR="00164D14" w:rsidRPr="00047F35">
        <w:rPr>
          <w:rFonts w:ascii="Georgia" w:hAnsi="Georgia"/>
          <w:sz w:val="22"/>
          <w:szCs w:val="22"/>
        </w:rPr>
        <w:t>B</w:t>
      </w:r>
      <w:r w:rsidR="00BE0593" w:rsidRPr="00047F35">
        <w:rPr>
          <w:rFonts w:ascii="Georgia" w:hAnsi="Georgia"/>
          <w:sz w:val="22"/>
          <w:szCs w:val="22"/>
        </w:rPr>
        <w:t xml:space="preserve"> and model </w:t>
      </w:r>
      <w:r w:rsidR="00164D14" w:rsidRPr="00047F35">
        <w:rPr>
          <w:rFonts w:ascii="Georgia" w:hAnsi="Georgia"/>
          <w:sz w:val="22"/>
          <w:szCs w:val="22"/>
        </w:rPr>
        <w:t>D</w:t>
      </w:r>
      <w:r w:rsidR="00BE0593" w:rsidRPr="00047F35">
        <w:rPr>
          <w:rFonts w:ascii="Georgia" w:hAnsi="Georgia"/>
          <w:sz w:val="22"/>
          <w:szCs w:val="22"/>
        </w:rPr>
        <w:t xml:space="preserve"> indicating that seasonality is accounting for the broad</w:t>
      </w:r>
      <w:r w:rsidR="00164D14" w:rsidRPr="00047F35">
        <w:rPr>
          <w:rFonts w:ascii="Georgia" w:hAnsi="Georgia"/>
          <w:sz w:val="22"/>
          <w:szCs w:val="22"/>
        </w:rPr>
        <w:t>er</w:t>
      </w:r>
      <w:r w:rsidR="00BE0593" w:rsidRPr="00047F35">
        <w:rPr>
          <w:rFonts w:ascii="Georgia" w:hAnsi="Georgia"/>
          <w:sz w:val="22"/>
          <w:szCs w:val="22"/>
        </w:rPr>
        <w:t xml:space="preserve"> patterns that mixed layer thickness can identify. </w:t>
      </w:r>
    </w:p>
    <w:p w14:paraId="278B3B7B" w14:textId="77777777" w:rsidR="006B4E0F" w:rsidRPr="00047F35" w:rsidRDefault="006B4E0F" w:rsidP="00CF610C">
      <w:pPr>
        <w:rPr>
          <w:rFonts w:ascii="Georgia" w:hAnsi="Georgia"/>
          <w:sz w:val="22"/>
          <w:szCs w:val="22"/>
        </w:rPr>
      </w:pPr>
    </w:p>
    <w:p w14:paraId="7211EF42" w14:textId="618086D2" w:rsidR="006B4E0F" w:rsidRPr="00047F35" w:rsidRDefault="00BE0593" w:rsidP="00CF610C">
      <w:pPr>
        <w:rPr>
          <w:rFonts w:ascii="Georgia" w:hAnsi="Georgia"/>
          <w:sz w:val="22"/>
          <w:szCs w:val="22"/>
        </w:rPr>
      </w:pPr>
      <w:r w:rsidRPr="00047F35">
        <w:rPr>
          <w:rFonts w:ascii="Georgia" w:hAnsi="Georgia"/>
          <w:noProof/>
          <w:sz w:val="22"/>
          <w:szCs w:val="22"/>
        </w:rPr>
        <w:lastRenderedPageBreak/>
        <w:drawing>
          <wp:inline distT="0" distB="0" distL="0" distR="0" wp14:anchorId="04501939" wp14:editId="77DD2FED">
            <wp:extent cx="3620418" cy="1738265"/>
            <wp:effectExtent l="0" t="0" r="0" b="1905"/>
            <wp:docPr id="578297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7046" name="Picture 5782970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9694" cy="1761924"/>
                    </a:xfrm>
                    <a:prstGeom prst="rect">
                      <a:avLst/>
                    </a:prstGeom>
                  </pic:spPr>
                </pic:pic>
              </a:graphicData>
            </a:graphic>
          </wp:inline>
        </w:drawing>
      </w:r>
      <w:r w:rsidR="00B109ED" w:rsidRPr="00047F35">
        <w:rPr>
          <w:rFonts w:ascii="Georgia" w:hAnsi="Georgia"/>
          <w:noProof/>
          <w:sz w:val="22"/>
          <w:szCs w:val="22"/>
        </w:rPr>
        <w:drawing>
          <wp:inline distT="0" distB="0" distL="0" distR="0" wp14:anchorId="1A003C12" wp14:editId="75812E61">
            <wp:extent cx="3632543" cy="1738265"/>
            <wp:effectExtent l="0" t="0" r="0" b="1905"/>
            <wp:docPr id="659744315" name="Picture 7" descr="A graph with numbers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44315" name="Picture 7" descr="A graph with numbers and poin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4921" cy="1768115"/>
                    </a:xfrm>
                    <a:prstGeom prst="rect">
                      <a:avLst/>
                    </a:prstGeom>
                  </pic:spPr>
                </pic:pic>
              </a:graphicData>
            </a:graphic>
          </wp:inline>
        </w:drawing>
      </w:r>
      <w:r w:rsidR="00B109ED" w:rsidRPr="00047F35">
        <w:rPr>
          <w:rFonts w:ascii="Georgia" w:hAnsi="Georgia"/>
          <w:noProof/>
          <w:sz w:val="22"/>
          <w:szCs w:val="22"/>
        </w:rPr>
        <w:drawing>
          <wp:inline distT="0" distB="0" distL="0" distR="0" wp14:anchorId="1AC12392" wp14:editId="676DAC8B">
            <wp:extent cx="3630440" cy="1750446"/>
            <wp:effectExtent l="0" t="0" r="1905" b="2540"/>
            <wp:docPr id="1085326314" name="Picture 8"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6314" name="Picture 8" descr="A graph with colored do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6452" cy="1762988"/>
                    </a:xfrm>
                    <a:prstGeom prst="rect">
                      <a:avLst/>
                    </a:prstGeom>
                  </pic:spPr>
                </pic:pic>
              </a:graphicData>
            </a:graphic>
          </wp:inline>
        </w:drawing>
      </w:r>
    </w:p>
    <w:p w14:paraId="0AA6178E" w14:textId="6EDD6BA2" w:rsidR="00CC101D" w:rsidRPr="00047F35" w:rsidRDefault="00CC101D" w:rsidP="00CF610C">
      <w:pPr>
        <w:rPr>
          <w:rFonts w:ascii="Georgia" w:hAnsi="Georgia"/>
          <w:sz w:val="22"/>
          <w:szCs w:val="22"/>
        </w:rPr>
      </w:pPr>
      <w:r w:rsidRPr="00047F35">
        <w:rPr>
          <w:rFonts w:ascii="Georgia" w:hAnsi="Georgia"/>
          <w:b/>
          <w:bCs/>
          <w:sz w:val="22"/>
          <w:szCs w:val="22"/>
        </w:rPr>
        <w:t xml:space="preserve">Figure 3: </w:t>
      </w:r>
      <w:r w:rsidR="00B109ED" w:rsidRPr="00047F35">
        <w:rPr>
          <w:rFonts w:ascii="Georgia" w:hAnsi="Georgia"/>
          <w:b/>
          <w:bCs/>
          <w:sz w:val="22"/>
          <w:szCs w:val="22"/>
        </w:rPr>
        <w:t>Environmental Features</w:t>
      </w:r>
      <w:r w:rsidRPr="00047F35">
        <w:rPr>
          <w:rFonts w:ascii="Georgia" w:hAnsi="Georgia"/>
          <w:sz w:val="22"/>
          <w:szCs w:val="22"/>
        </w:rPr>
        <w:t xml:space="preserve"> proportion by </w:t>
      </w:r>
      <w:r w:rsidR="00B109ED" w:rsidRPr="00047F35">
        <w:rPr>
          <w:rFonts w:ascii="Georgia" w:hAnsi="Georgia"/>
          <w:sz w:val="22"/>
          <w:szCs w:val="22"/>
        </w:rPr>
        <w:t xml:space="preserve">each feature for depth </w:t>
      </w:r>
      <w:r w:rsidRPr="00047F35">
        <w:rPr>
          <w:rFonts w:ascii="Georgia" w:hAnsi="Georgia"/>
          <w:sz w:val="22"/>
          <w:szCs w:val="22"/>
        </w:rPr>
        <w:t xml:space="preserve">&gt;= 25m for actuals in validation and training and two models. Note that models b and d are largely the same even though b does not </w:t>
      </w:r>
      <w:del w:id="82" w:author="courtney" w:date="2025-04-10T11:30:00Z">
        <w:r w:rsidRPr="00047F35" w:rsidDel="00490D54">
          <w:rPr>
            <w:rFonts w:ascii="Georgia" w:hAnsi="Georgia"/>
            <w:sz w:val="22"/>
            <w:szCs w:val="22"/>
          </w:rPr>
          <w:delText>actually possess</w:delText>
        </w:r>
      </w:del>
      <w:ins w:id="83" w:author="courtney" w:date="2025-04-10T11:30:00Z">
        <w:r w:rsidR="00490D54">
          <w:rPr>
            <w:rFonts w:ascii="Georgia" w:hAnsi="Georgia"/>
            <w:sz w:val="22"/>
            <w:szCs w:val="22"/>
          </w:rPr>
          <w:t>include</w:t>
        </w:r>
      </w:ins>
      <w:r w:rsidRPr="00047F35">
        <w:rPr>
          <w:rFonts w:ascii="Georgia" w:hAnsi="Georgia"/>
          <w:sz w:val="22"/>
          <w:szCs w:val="22"/>
        </w:rPr>
        <w:t xml:space="preserve"> a mixed layer thickness feature. </w:t>
      </w:r>
    </w:p>
    <w:p w14:paraId="54FCA5E8" w14:textId="77777777" w:rsidR="00B109ED" w:rsidRPr="00047F35" w:rsidRDefault="00B109ED" w:rsidP="00CF610C">
      <w:pPr>
        <w:rPr>
          <w:rFonts w:ascii="Georgia" w:hAnsi="Georgia"/>
          <w:sz w:val="22"/>
          <w:szCs w:val="22"/>
        </w:rPr>
      </w:pPr>
    </w:p>
    <w:p w14:paraId="6B3C44AF" w14:textId="369FDCB2" w:rsidR="00B109ED" w:rsidRPr="00047F35" w:rsidRDefault="00B109ED" w:rsidP="00CF610C">
      <w:pPr>
        <w:rPr>
          <w:rFonts w:ascii="Georgia" w:hAnsi="Georgia"/>
          <w:sz w:val="22"/>
          <w:szCs w:val="22"/>
        </w:rPr>
      </w:pPr>
      <w:r w:rsidRPr="00047F35">
        <w:rPr>
          <w:rFonts w:ascii="Georgia" w:hAnsi="Georgia"/>
          <w:sz w:val="22"/>
          <w:szCs w:val="22"/>
        </w:rPr>
        <w:t xml:space="preserve">Finally, it should be noted that </w:t>
      </w:r>
      <w:commentRangeStart w:id="84"/>
      <w:r w:rsidRPr="00047F35">
        <w:rPr>
          <w:rFonts w:ascii="Georgia" w:hAnsi="Georgia"/>
          <w:sz w:val="22"/>
          <w:szCs w:val="22"/>
        </w:rPr>
        <w:t xml:space="preserve">while elevation </w:t>
      </w:r>
      <w:commentRangeEnd w:id="84"/>
      <w:r w:rsidR="005C1F32">
        <w:rPr>
          <w:rStyle w:val="CommentReference"/>
        </w:rPr>
        <w:commentReference w:id="84"/>
      </w:r>
      <w:r w:rsidRPr="00047F35">
        <w:rPr>
          <w:rFonts w:ascii="Georgia" w:hAnsi="Georgia"/>
          <w:sz w:val="22"/>
          <w:szCs w:val="22"/>
        </w:rPr>
        <w:t xml:space="preserve">did not, in fact, end up as a feature this was because </w:t>
      </w:r>
      <w:r w:rsidR="00560677" w:rsidRPr="00047F35">
        <w:rPr>
          <w:rFonts w:ascii="Georgia" w:hAnsi="Georgia"/>
          <w:sz w:val="22"/>
          <w:szCs w:val="22"/>
        </w:rPr>
        <w:t xml:space="preserve">when elevation was added it had no effect on the NLP-C Val. </w:t>
      </w:r>
      <w:r w:rsidR="00D20379" w:rsidRPr="00047F35">
        <w:rPr>
          <w:rFonts w:ascii="Georgia" w:hAnsi="Georgia"/>
          <w:sz w:val="22"/>
          <w:szCs w:val="22"/>
        </w:rPr>
        <w:t xml:space="preserve">This is likely due to the fact </w:t>
      </w:r>
      <w:r w:rsidR="00870B0A" w:rsidRPr="00047F35">
        <w:rPr>
          <w:rFonts w:ascii="Georgia" w:hAnsi="Georgia"/>
          <w:sz w:val="22"/>
          <w:szCs w:val="22"/>
        </w:rPr>
        <w:t>that there is an implicit addition of elevation in the model at low depths because while the log-odds will remain the same</w:t>
      </w:r>
      <w:r w:rsidR="00D20379" w:rsidRPr="00047F35">
        <w:rPr>
          <w:rFonts w:ascii="Georgia" w:hAnsi="Georgia"/>
          <w:sz w:val="22"/>
          <w:szCs w:val="22"/>
        </w:rPr>
        <w:t>,</w:t>
      </w:r>
      <w:r w:rsidR="00870B0A" w:rsidRPr="00047F35">
        <w:rPr>
          <w:rFonts w:ascii="Georgia" w:hAnsi="Georgia"/>
          <w:sz w:val="22"/>
          <w:szCs w:val="22"/>
        </w:rPr>
        <w:t xml:space="preserve"> the number of options will shrink thereby boosting </w:t>
      </w:r>
      <w:r w:rsidR="000B248F" w:rsidRPr="00047F35">
        <w:rPr>
          <w:rFonts w:ascii="Georgia" w:hAnsi="Georgia"/>
          <w:sz w:val="22"/>
          <w:szCs w:val="22"/>
        </w:rPr>
        <w:t>all</w:t>
      </w:r>
      <w:r w:rsidR="00870B0A" w:rsidRPr="00047F35">
        <w:rPr>
          <w:rFonts w:ascii="Georgia" w:hAnsi="Georgia"/>
          <w:sz w:val="22"/>
          <w:szCs w:val="22"/>
        </w:rPr>
        <w:t xml:space="preserve"> the probabilities in </w:t>
      </w:r>
      <w:r w:rsidR="006820C9">
        <w:rPr>
          <w:rFonts w:ascii="Georgia" w:hAnsi="Georgia"/>
          <w:sz w:val="22"/>
          <w:szCs w:val="22"/>
        </w:rPr>
        <w:t>shallower</w:t>
      </w:r>
      <w:r w:rsidR="00870B0A" w:rsidRPr="00047F35">
        <w:rPr>
          <w:rFonts w:ascii="Georgia" w:hAnsi="Georgia"/>
          <w:sz w:val="22"/>
          <w:szCs w:val="22"/>
        </w:rPr>
        <w:t xml:space="preserve"> depths. </w:t>
      </w:r>
    </w:p>
    <w:p w14:paraId="64544A5F" w14:textId="77777777" w:rsidR="00B10E0F" w:rsidRPr="00047F35" w:rsidRDefault="00B10E0F" w:rsidP="00CF610C">
      <w:pPr>
        <w:rPr>
          <w:rFonts w:ascii="Georgia" w:hAnsi="Georgia"/>
          <w:sz w:val="22"/>
          <w:szCs w:val="22"/>
        </w:rPr>
      </w:pPr>
    </w:p>
    <w:p w14:paraId="3039240A" w14:textId="65EF5C7B" w:rsidR="00B10E0F" w:rsidRPr="00047F35" w:rsidRDefault="004823D1" w:rsidP="00CF610C">
      <w:pPr>
        <w:rPr>
          <w:rFonts w:ascii="Georgia" w:hAnsi="Georgia"/>
          <w:b/>
          <w:bCs/>
        </w:rPr>
      </w:pPr>
      <w:commentRangeStart w:id="85"/>
      <w:r w:rsidRPr="00047F35">
        <w:rPr>
          <w:rFonts w:ascii="Georgia" w:hAnsi="Georgia"/>
          <w:b/>
          <w:bCs/>
        </w:rPr>
        <w:t>Inference over a Full Year</w:t>
      </w:r>
      <w:commentRangeEnd w:id="85"/>
      <w:r w:rsidR="00BE3A8B">
        <w:rPr>
          <w:rStyle w:val="CommentReference"/>
        </w:rPr>
        <w:commentReference w:id="85"/>
      </w:r>
    </w:p>
    <w:p w14:paraId="18F09E19" w14:textId="77777777" w:rsidR="00B10E0F" w:rsidRPr="00047F35" w:rsidRDefault="00B10E0F" w:rsidP="00CF610C">
      <w:pPr>
        <w:rPr>
          <w:rFonts w:ascii="Georgia" w:hAnsi="Georgia"/>
          <w:sz w:val="22"/>
          <w:szCs w:val="22"/>
        </w:rPr>
      </w:pPr>
    </w:p>
    <w:p w14:paraId="732BDDF4" w14:textId="77997B07" w:rsidR="000E5445" w:rsidRPr="00047F35" w:rsidRDefault="004823D1" w:rsidP="00CF610C">
      <w:pPr>
        <w:rPr>
          <w:rFonts w:ascii="Georgia" w:hAnsi="Georgia"/>
          <w:sz w:val="22"/>
          <w:szCs w:val="22"/>
        </w:rPr>
      </w:pPr>
      <w:commentRangeStart w:id="86"/>
      <w:r w:rsidRPr="00047F35">
        <w:rPr>
          <w:rFonts w:ascii="Georgia" w:hAnsi="Georgia"/>
          <w:sz w:val="22"/>
          <w:szCs w:val="22"/>
        </w:rPr>
        <w:t xml:space="preserve">To illustrate the value of this model as data driven tool for informing bycatch avoidance strategies, we selected a few different views over an inference run over an entire year – 2022. </w:t>
      </w:r>
      <w:commentRangeEnd w:id="86"/>
      <w:r w:rsidR="0073102F">
        <w:rPr>
          <w:rStyle w:val="CommentReference"/>
        </w:rPr>
        <w:commentReference w:id="86"/>
      </w:r>
    </w:p>
    <w:p w14:paraId="65D3560F" w14:textId="77777777" w:rsidR="004823D1" w:rsidRPr="00047F35" w:rsidRDefault="004823D1" w:rsidP="00CF610C">
      <w:pPr>
        <w:rPr>
          <w:rFonts w:ascii="Georgia" w:hAnsi="Georgia"/>
          <w:sz w:val="22"/>
          <w:szCs w:val="22"/>
        </w:rPr>
      </w:pPr>
    </w:p>
    <w:p w14:paraId="0326C8A7" w14:textId="79BB8F76" w:rsidR="004823D1" w:rsidRPr="00047F35" w:rsidRDefault="004823D1" w:rsidP="00CF610C">
      <w:pPr>
        <w:rPr>
          <w:rFonts w:ascii="Georgia" w:hAnsi="Georgia"/>
          <w:sz w:val="22"/>
          <w:szCs w:val="22"/>
        </w:rPr>
      </w:pPr>
      <w:r w:rsidRPr="00047F35">
        <w:rPr>
          <w:rFonts w:ascii="Georgia" w:hAnsi="Georgia"/>
          <w:sz w:val="22"/>
          <w:szCs w:val="22"/>
        </w:rPr>
        <w:t xml:space="preserve">First, </w:t>
      </w:r>
      <w:r w:rsidR="006820C9">
        <w:rPr>
          <w:rFonts w:ascii="Georgia" w:hAnsi="Georgia"/>
          <w:sz w:val="22"/>
          <w:szCs w:val="22"/>
        </w:rPr>
        <w:t xml:space="preserve">in our comparison of fine scale patterns </w:t>
      </w:r>
      <w:commentRangeStart w:id="87"/>
      <w:r w:rsidR="006820C9">
        <w:rPr>
          <w:rFonts w:ascii="Georgia" w:hAnsi="Georgia"/>
          <w:sz w:val="22"/>
          <w:szCs w:val="22"/>
        </w:rPr>
        <w:t xml:space="preserve">over four locations (Figure 4) </w:t>
      </w:r>
      <w:commentRangeEnd w:id="87"/>
      <w:r w:rsidR="00B910DA">
        <w:rPr>
          <w:rStyle w:val="CommentReference"/>
        </w:rPr>
        <w:commentReference w:id="87"/>
      </w:r>
      <w:r w:rsidR="006820C9">
        <w:rPr>
          <w:rFonts w:ascii="Georgia" w:hAnsi="Georgia"/>
          <w:sz w:val="22"/>
          <w:szCs w:val="22"/>
        </w:rPr>
        <w:t>we found</w:t>
      </w:r>
      <w:r w:rsidRPr="00047F35">
        <w:rPr>
          <w:rFonts w:ascii="Georgia" w:hAnsi="Georgia"/>
          <w:sz w:val="22"/>
          <w:szCs w:val="22"/>
        </w:rPr>
        <w:t xml:space="preserve"> clear seasonal patterns</w:t>
      </w:r>
      <w:r w:rsidR="00191B8E" w:rsidRPr="00047F35">
        <w:rPr>
          <w:rFonts w:ascii="Georgia" w:hAnsi="Georgia"/>
          <w:sz w:val="22"/>
          <w:szCs w:val="22"/>
        </w:rPr>
        <w:t xml:space="preserve">, high variability </w:t>
      </w:r>
      <w:r w:rsidR="00527D60">
        <w:rPr>
          <w:rFonts w:ascii="Georgia" w:hAnsi="Georgia"/>
          <w:sz w:val="22"/>
          <w:szCs w:val="22"/>
        </w:rPr>
        <w:t xml:space="preserve">over the diel period </w:t>
      </w:r>
      <w:r w:rsidR="00191B8E" w:rsidRPr="00047F35">
        <w:rPr>
          <w:rFonts w:ascii="Georgia" w:hAnsi="Georgia"/>
          <w:sz w:val="22"/>
          <w:szCs w:val="22"/>
        </w:rPr>
        <w:t xml:space="preserve">in the summer, shallower depth </w:t>
      </w:r>
      <w:r w:rsidR="00191B8E" w:rsidRPr="00047F35">
        <w:rPr>
          <w:rFonts w:ascii="Georgia" w:hAnsi="Georgia"/>
          <w:sz w:val="22"/>
          <w:szCs w:val="22"/>
        </w:rPr>
        <w:lastRenderedPageBreak/>
        <w:t xml:space="preserve">occupancy in the coastal vs off-shore case, and shallower occupancy for Yakutat as opposed to Chignik. </w:t>
      </w:r>
    </w:p>
    <w:p w14:paraId="1F6AB7C2" w14:textId="77777777" w:rsidR="004823D1" w:rsidRPr="00047F35" w:rsidRDefault="004823D1" w:rsidP="00CF610C">
      <w:pPr>
        <w:rPr>
          <w:rFonts w:ascii="Georgia" w:hAnsi="Georgia"/>
          <w:sz w:val="22"/>
          <w:szCs w:val="22"/>
        </w:rPr>
      </w:pPr>
    </w:p>
    <w:p w14:paraId="29416529" w14:textId="4CD296DB" w:rsidR="004823D1" w:rsidRPr="00047F35" w:rsidRDefault="004823D1" w:rsidP="00CF610C">
      <w:pPr>
        <w:rPr>
          <w:rFonts w:ascii="Georgia" w:hAnsi="Georgia"/>
          <w:sz w:val="22"/>
          <w:szCs w:val="22"/>
        </w:rPr>
      </w:pPr>
      <w:r w:rsidRPr="00047F35">
        <w:rPr>
          <w:rFonts w:ascii="Georgia" w:hAnsi="Georgia"/>
          <w:b/>
          <w:bCs/>
          <w:noProof/>
          <w:sz w:val="22"/>
          <w:szCs w:val="22"/>
        </w:rPr>
        <w:drawing>
          <wp:inline distT="0" distB="0" distL="0" distR="0" wp14:anchorId="45F23BE8" wp14:editId="647DCEC1">
            <wp:extent cx="5943600" cy="2831465"/>
            <wp:effectExtent l="0" t="0" r="0" b="635"/>
            <wp:docPr id="171306081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60817" name="Picture 1" descr="A graph of different colored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14:paraId="6CA2FF86" w14:textId="23000FE3" w:rsidR="004823D1" w:rsidRPr="00047F35" w:rsidRDefault="004823D1" w:rsidP="00CF610C">
      <w:pPr>
        <w:rPr>
          <w:rFonts w:ascii="Georgia" w:hAnsi="Georgia"/>
          <w:sz w:val="22"/>
          <w:szCs w:val="22"/>
        </w:rPr>
      </w:pPr>
      <w:r w:rsidRPr="00047F35">
        <w:rPr>
          <w:rFonts w:ascii="Georgia" w:hAnsi="Georgia"/>
          <w:b/>
          <w:bCs/>
          <w:sz w:val="22"/>
          <w:szCs w:val="22"/>
        </w:rPr>
        <w:t>Figure 4: Fine Scale Temporal Patterns</w:t>
      </w:r>
      <w:r w:rsidRPr="00047F35">
        <w:rPr>
          <w:rFonts w:ascii="Georgia" w:hAnsi="Georgia"/>
          <w:sz w:val="22"/>
          <w:szCs w:val="22"/>
        </w:rPr>
        <w:t xml:space="preserve"> Likelihoods per depth bin per hour over the course of 2022 for four locations. </w:t>
      </w:r>
    </w:p>
    <w:p w14:paraId="1C246D94" w14:textId="5CE9D1BB" w:rsidR="00191B8E" w:rsidRPr="00047F35" w:rsidRDefault="00C046AF" w:rsidP="00CF610C">
      <w:pPr>
        <w:rPr>
          <w:rFonts w:ascii="Georgia" w:hAnsi="Georgia"/>
          <w:sz w:val="22"/>
          <w:szCs w:val="22"/>
        </w:rPr>
      </w:pPr>
      <w:r>
        <w:rPr>
          <w:rFonts w:ascii="Georgia" w:hAnsi="Georgia"/>
          <w:noProof/>
          <w:sz w:val="22"/>
          <w:szCs w:val="22"/>
        </w:rPr>
        <w:drawing>
          <wp:inline distT="0" distB="0" distL="0" distR="0" wp14:anchorId="401E993D" wp14:editId="15DD43C6">
            <wp:extent cx="4128135" cy="1565251"/>
            <wp:effectExtent l="0" t="0" r="0" b="0"/>
            <wp:docPr id="846161388" name="Picture 2"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61388" name="Picture 2" descr="A map of the worl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9803" cy="1581050"/>
                    </a:xfrm>
                    <a:prstGeom prst="rect">
                      <a:avLst/>
                    </a:prstGeom>
                  </pic:spPr>
                </pic:pic>
              </a:graphicData>
            </a:graphic>
          </wp:inline>
        </w:drawing>
      </w:r>
      <w:r>
        <w:rPr>
          <w:rFonts w:ascii="Georgia" w:hAnsi="Georgia"/>
          <w:noProof/>
          <w:sz w:val="22"/>
          <w:szCs w:val="22"/>
        </w:rPr>
        <w:drawing>
          <wp:inline distT="0" distB="0" distL="0" distR="0" wp14:anchorId="111FEDD2" wp14:editId="56304BEA">
            <wp:extent cx="4128655" cy="1520016"/>
            <wp:effectExtent l="0" t="0" r="0" b="4445"/>
            <wp:docPr id="1536856944"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56944" name="Picture 1" descr="A map of the worl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6818" cy="1526703"/>
                    </a:xfrm>
                    <a:prstGeom prst="rect">
                      <a:avLst/>
                    </a:prstGeom>
                  </pic:spPr>
                </pic:pic>
              </a:graphicData>
            </a:graphic>
          </wp:inline>
        </w:drawing>
      </w:r>
    </w:p>
    <w:p w14:paraId="44E82AD2" w14:textId="4002C5D3" w:rsidR="00191B8E" w:rsidRPr="00047F35" w:rsidRDefault="00191B8E" w:rsidP="00CF610C">
      <w:pPr>
        <w:rPr>
          <w:rFonts w:ascii="Georgia" w:hAnsi="Georgia"/>
          <w:b/>
          <w:bCs/>
          <w:sz w:val="22"/>
          <w:szCs w:val="22"/>
        </w:rPr>
      </w:pPr>
    </w:p>
    <w:p w14:paraId="0FEA4A0D" w14:textId="6BCCBBBB" w:rsidR="00191B8E" w:rsidRPr="00047F35" w:rsidRDefault="00191B8E" w:rsidP="00CF610C">
      <w:pPr>
        <w:rPr>
          <w:rFonts w:ascii="Georgia" w:hAnsi="Georgia"/>
          <w:sz w:val="22"/>
          <w:szCs w:val="22"/>
        </w:rPr>
      </w:pPr>
      <w:commentRangeStart w:id="88"/>
      <w:r w:rsidRPr="00047F35">
        <w:rPr>
          <w:rFonts w:ascii="Georgia" w:hAnsi="Georgia"/>
          <w:b/>
          <w:bCs/>
          <w:sz w:val="22"/>
          <w:szCs w:val="22"/>
        </w:rPr>
        <w:t xml:space="preserve">Figure 5: Minimum Risk Gradients </w:t>
      </w:r>
      <w:r w:rsidRPr="00047F35">
        <w:rPr>
          <w:rFonts w:ascii="Georgia" w:hAnsi="Georgia"/>
          <w:sz w:val="22"/>
          <w:szCs w:val="22"/>
        </w:rPr>
        <w:t>For February and August, the minimum risk in the month for depth bin (</w:t>
      </w:r>
      <w:r w:rsidR="00C046AF">
        <w:rPr>
          <w:rFonts w:ascii="Georgia" w:hAnsi="Georgia"/>
          <w:sz w:val="22"/>
          <w:szCs w:val="22"/>
        </w:rPr>
        <w:t>50</w:t>
      </w:r>
      <w:r w:rsidRPr="00047F35">
        <w:rPr>
          <w:rFonts w:ascii="Georgia" w:hAnsi="Georgia"/>
          <w:sz w:val="22"/>
          <w:szCs w:val="22"/>
        </w:rPr>
        <w:t xml:space="preserve">, </w:t>
      </w:r>
      <w:r w:rsidR="00C046AF">
        <w:rPr>
          <w:rFonts w:ascii="Georgia" w:hAnsi="Georgia"/>
          <w:sz w:val="22"/>
          <w:szCs w:val="22"/>
        </w:rPr>
        <w:t>30</w:t>
      </w:r>
      <w:r w:rsidRPr="00047F35">
        <w:rPr>
          <w:rFonts w:ascii="Georgia" w:hAnsi="Georgia"/>
          <w:sz w:val="22"/>
          <w:szCs w:val="22"/>
        </w:rPr>
        <w:t>0]m. Note the steep gradient in the winter months.</w:t>
      </w:r>
      <w:commentRangeEnd w:id="88"/>
      <w:r w:rsidR="00053510">
        <w:rPr>
          <w:rStyle w:val="CommentReference"/>
        </w:rPr>
        <w:commentReference w:id="88"/>
      </w:r>
    </w:p>
    <w:p w14:paraId="57FF9BDF" w14:textId="77777777" w:rsidR="00191B8E" w:rsidRPr="00047F35" w:rsidRDefault="00191B8E" w:rsidP="00CF610C">
      <w:pPr>
        <w:rPr>
          <w:rFonts w:ascii="Georgia" w:hAnsi="Georgia"/>
          <w:sz w:val="22"/>
          <w:szCs w:val="22"/>
        </w:rPr>
      </w:pPr>
    </w:p>
    <w:p w14:paraId="47546DE2" w14:textId="145CAAAA" w:rsidR="00191B8E" w:rsidRPr="00047F35" w:rsidRDefault="006820C9" w:rsidP="00191B8E">
      <w:pPr>
        <w:rPr>
          <w:rFonts w:ascii="Georgia" w:hAnsi="Georgia"/>
          <w:sz w:val="22"/>
          <w:szCs w:val="22"/>
        </w:rPr>
      </w:pPr>
      <w:r>
        <w:rPr>
          <w:rFonts w:ascii="Georgia" w:hAnsi="Georgia"/>
          <w:sz w:val="22"/>
          <w:szCs w:val="22"/>
        </w:rPr>
        <w:t>In terms of</w:t>
      </w:r>
      <w:r w:rsidR="00191B8E" w:rsidRPr="00047F35">
        <w:rPr>
          <w:rFonts w:ascii="Georgia" w:hAnsi="Georgia"/>
          <w:sz w:val="22"/>
          <w:szCs w:val="22"/>
        </w:rPr>
        <w:t xml:space="preserve"> spatial gradients in the minimum likelihood for </w:t>
      </w:r>
      <w:commentRangeStart w:id="89"/>
      <w:r w:rsidR="00191B8E" w:rsidRPr="00047F35">
        <w:rPr>
          <w:rFonts w:ascii="Georgia" w:hAnsi="Georgia"/>
          <w:sz w:val="22"/>
          <w:szCs w:val="22"/>
        </w:rPr>
        <w:t>the (</w:t>
      </w:r>
      <w:r w:rsidR="00C046AF">
        <w:rPr>
          <w:rFonts w:ascii="Georgia" w:hAnsi="Georgia"/>
          <w:sz w:val="22"/>
          <w:szCs w:val="22"/>
        </w:rPr>
        <w:t>50</w:t>
      </w:r>
      <w:r w:rsidR="00191B8E" w:rsidRPr="00047F35">
        <w:rPr>
          <w:rFonts w:ascii="Georgia" w:hAnsi="Georgia"/>
          <w:sz w:val="22"/>
          <w:szCs w:val="22"/>
        </w:rPr>
        <w:t xml:space="preserve">, </w:t>
      </w:r>
      <w:r w:rsidR="00C046AF">
        <w:rPr>
          <w:rFonts w:ascii="Georgia" w:hAnsi="Georgia"/>
          <w:sz w:val="22"/>
          <w:szCs w:val="22"/>
        </w:rPr>
        <w:t>30</w:t>
      </w:r>
      <w:r w:rsidR="00191B8E" w:rsidRPr="00047F35">
        <w:rPr>
          <w:rFonts w:ascii="Georgia" w:hAnsi="Georgia"/>
          <w:sz w:val="22"/>
          <w:szCs w:val="22"/>
        </w:rPr>
        <w:t>0]m</w:t>
      </w:r>
      <w:commentRangeEnd w:id="89"/>
      <w:r w:rsidR="00BE3A8B">
        <w:rPr>
          <w:rStyle w:val="CommentReference"/>
        </w:rPr>
        <w:commentReference w:id="89"/>
      </w:r>
      <w:r w:rsidR="00191B8E" w:rsidRPr="00047F35">
        <w:rPr>
          <w:rFonts w:ascii="Georgia" w:hAnsi="Georgia"/>
          <w:sz w:val="22"/>
          <w:szCs w:val="22"/>
        </w:rPr>
        <w:t xml:space="preserve"> range in both winter and summer (</w:t>
      </w:r>
      <w:r>
        <w:rPr>
          <w:rFonts w:ascii="Georgia" w:hAnsi="Georgia"/>
          <w:sz w:val="22"/>
          <w:szCs w:val="22"/>
        </w:rPr>
        <w:t>F</w:t>
      </w:r>
      <w:r w:rsidR="00191B8E" w:rsidRPr="00047F35">
        <w:rPr>
          <w:rFonts w:ascii="Georgia" w:hAnsi="Georgia"/>
          <w:sz w:val="22"/>
          <w:szCs w:val="22"/>
        </w:rPr>
        <w:t xml:space="preserve">igure 5) </w:t>
      </w:r>
      <w:r>
        <w:rPr>
          <w:rFonts w:ascii="Georgia" w:hAnsi="Georgia"/>
          <w:sz w:val="22"/>
          <w:szCs w:val="22"/>
        </w:rPr>
        <w:t>w</w:t>
      </w:r>
      <w:r w:rsidR="00191B8E" w:rsidRPr="00047F35">
        <w:rPr>
          <w:rFonts w:ascii="Georgia" w:hAnsi="Georgia"/>
          <w:sz w:val="22"/>
          <w:szCs w:val="22"/>
        </w:rPr>
        <w:t>e found clear in-shore off-shore gradients during the winter with lesser gradients especially in the Gulf of Alaska during the summer</w:t>
      </w:r>
      <w:r w:rsidR="00C046AF">
        <w:rPr>
          <w:rFonts w:ascii="Georgia" w:hAnsi="Georgia"/>
          <w:sz w:val="22"/>
          <w:szCs w:val="22"/>
        </w:rPr>
        <w:t xml:space="preserve"> and reversal of the gradient in south east Alaska</w:t>
      </w:r>
      <w:r w:rsidR="00191B8E" w:rsidRPr="00047F35">
        <w:rPr>
          <w:rFonts w:ascii="Georgia" w:hAnsi="Georgia"/>
          <w:sz w:val="22"/>
          <w:szCs w:val="22"/>
        </w:rPr>
        <w:t xml:space="preserve">. </w:t>
      </w:r>
    </w:p>
    <w:p w14:paraId="3134880F" w14:textId="107146EF" w:rsidR="00191B8E" w:rsidRPr="00047F35" w:rsidRDefault="00191B8E" w:rsidP="00CF610C">
      <w:pPr>
        <w:rPr>
          <w:rFonts w:ascii="Georgia" w:hAnsi="Georgia"/>
          <w:sz w:val="22"/>
          <w:szCs w:val="22"/>
        </w:rPr>
      </w:pPr>
    </w:p>
    <w:p w14:paraId="508F6E03" w14:textId="40442F82" w:rsidR="007C0243" w:rsidRPr="00047F35" w:rsidRDefault="00C046AF" w:rsidP="00CF610C">
      <w:pPr>
        <w:rPr>
          <w:rFonts w:ascii="Georgia" w:hAnsi="Georgia"/>
          <w:sz w:val="22"/>
          <w:szCs w:val="22"/>
        </w:rPr>
      </w:pPr>
      <w:r>
        <w:rPr>
          <w:rFonts w:ascii="Georgia" w:hAnsi="Georgia"/>
          <w:noProof/>
          <w:sz w:val="22"/>
          <w:szCs w:val="22"/>
        </w:rPr>
        <w:lastRenderedPageBreak/>
        <w:drawing>
          <wp:inline distT="0" distB="0" distL="0" distR="0" wp14:anchorId="53B33EB9" wp14:editId="1DA4CBEF">
            <wp:extent cx="4098821" cy="1530927"/>
            <wp:effectExtent l="0" t="0" r="3810" b="6350"/>
            <wp:docPr id="1861710031" name="Picture 3" descr="A map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10031" name="Picture 3" descr="A map of different colored squar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5764" cy="1544725"/>
                    </a:xfrm>
                    <a:prstGeom prst="rect">
                      <a:avLst/>
                    </a:prstGeom>
                  </pic:spPr>
                </pic:pic>
              </a:graphicData>
            </a:graphic>
          </wp:inline>
        </w:drawing>
      </w:r>
      <w:r>
        <w:rPr>
          <w:rFonts w:ascii="Georgia" w:hAnsi="Georgia"/>
          <w:noProof/>
          <w:sz w:val="22"/>
          <w:szCs w:val="22"/>
        </w:rPr>
        <w:drawing>
          <wp:inline distT="0" distB="0" distL="0" distR="0" wp14:anchorId="12DF5B55" wp14:editId="27525C1F">
            <wp:extent cx="4149436" cy="1493531"/>
            <wp:effectExtent l="0" t="0" r="3810" b="5080"/>
            <wp:docPr id="1790257553" name="Picture 4"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57553" name="Picture 4" descr="A map of the world&#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7181" cy="1499918"/>
                    </a:xfrm>
                    <a:prstGeom prst="rect">
                      <a:avLst/>
                    </a:prstGeom>
                  </pic:spPr>
                </pic:pic>
              </a:graphicData>
            </a:graphic>
          </wp:inline>
        </w:drawing>
      </w:r>
    </w:p>
    <w:p w14:paraId="229B8E0B" w14:textId="7D74DF1B" w:rsidR="007C0243" w:rsidRPr="00047F35" w:rsidRDefault="007C0243" w:rsidP="00CF610C">
      <w:pPr>
        <w:rPr>
          <w:rFonts w:ascii="Georgia" w:hAnsi="Georgia"/>
          <w:sz w:val="22"/>
          <w:szCs w:val="22"/>
        </w:rPr>
      </w:pPr>
    </w:p>
    <w:p w14:paraId="7B8E8A44" w14:textId="41CABB0D" w:rsidR="0061445B" w:rsidRPr="00047F35" w:rsidRDefault="0061445B" w:rsidP="00CF610C">
      <w:pPr>
        <w:rPr>
          <w:rFonts w:ascii="Georgia" w:hAnsi="Georgia"/>
          <w:sz w:val="22"/>
          <w:szCs w:val="22"/>
        </w:rPr>
      </w:pPr>
      <w:r w:rsidRPr="00047F35">
        <w:rPr>
          <w:rFonts w:ascii="Georgia" w:hAnsi="Georgia"/>
          <w:b/>
          <w:bCs/>
          <w:sz w:val="22"/>
          <w:szCs w:val="22"/>
        </w:rPr>
        <w:t xml:space="preserve">Figure </w:t>
      </w:r>
      <w:r w:rsidR="00C046AF">
        <w:rPr>
          <w:rFonts w:ascii="Georgia" w:hAnsi="Georgia"/>
          <w:b/>
          <w:bCs/>
          <w:sz w:val="22"/>
          <w:szCs w:val="22"/>
        </w:rPr>
        <w:t>6</w:t>
      </w:r>
      <w:r w:rsidRPr="00047F35">
        <w:rPr>
          <w:rFonts w:ascii="Georgia" w:hAnsi="Georgia"/>
          <w:b/>
          <w:bCs/>
          <w:sz w:val="22"/>
          <w:szCs w:val="22"/>
        </w:rPr>
        <w:t xml:space="preserve">: Time of Day Minimization </w:t>
      </w:r>
      <w:r w:rsidRPr="00047F35">
        <w:rPr>
          <w:rFonts w:ascii="Georgia" w:hAnsi="Georgia"/>
          <w:sz w:val="22"/>
          <w:szCs w:val="22"/>
        </w:rPr>
        <w:t>Average of the sine of our diurnal radians feature over the hours in which the risk for depth bin (</w:t>
      </w:r>
      <w:r w:rsidR="00C046AF">
        <w:rPr>
          <w:rFonts w:ascii="Georgia" w:hAnsi="Georgia"/>
          <w:sz w:val="22"/>
          <w:szCs w:val="22"/>
        </w:rPr>
        <w:t>50</w:t>
      </w:r>
      <w:r w:rsidRPr="00047F35">
        <w:rPr>
          <w:rFonts w:ascii="Georgia" w:hAnsi="Georgia"/>
          <w:sz w:val="22"/>
          <w:szCs w:val="22"/>
        </w:rPr>
        <w:t xml:space="preserve">, </w:t>
      </w:r>
      <w:r w:rsidR="00C046AF">
        <w:rPr>
          <w:rFonts w:ascii="Georgia" w:hAnsi="Georgia"/>
          <w:sz w:val="22"/>
          <w:szCs w:val="22"/>
        </w:rPr>
        <w:t>300</w:t>
      </w:r>
      <w:r w:rsidRPr="00047F35">
        <w:rPr>
          <w:rFonts w:ascii="Georgia" w:hAnsi="Georgia"/>
          <w:sz w:val="22"/>
          <w:szCs w:val="22"/>
        </w:rPr>
        <w:t>]m was in the lower 5</w:t>
      </w:r>
      <w:r w:rsidRPr="00047F35">
        <w:rPr>
          <w:rFonts w:ascii="Georgia" w:hAnsi="Georgia"/>
          <w:sz w:val="22"/>
          <w:szCs w:val="22"/>
          <w:vertAlign w:val="superscript"/>
        </w:rPr>
        <w:t>th</w:t>
      </w:r>
      <w:r w:rsidRPr="00047F35">
        <w:rPr>
          <w:rFonts w:ascii="Georgia" w:hAnsi="Georgia"/>
          <w:sz w:val="22"/>
          <w:szCs w:val="22"/>
        </w:rPr>
        <w:t xml:space="preserve"> percentile for the month in question. Negative values indicate minimization at night whereas positive values indicate minimization during the day. </w:t>
      </w:r>
    </w:p>
    <w:p w14:paraId="49E7C1FD" w14:textId="77777777" w:rsidR="0061445B" w:rsidRPr="00047F35" w:rsidRDefault="0061445B" w:rsidP="00CF610C">
      <w:pPr>
        <w:rPr>
          <w:rFonts w:ascii="Georgia" w:hAnsi="Georgia"/>
          <w:sz w:val="22"/>
          <w:szCs w:val="22"/>
        </w:rPr>
      </w:pPr>
    </w:p>
    <w:p w14:paraId="7B33B70D" w14:textId="1B484EC1" w:rsidR="000557B1" w:rsidRPr="00047F35" w:rsidRDefault="0061445B" w:rsidP="00CF610C">
      <w:pPr>
        <w:rPr>
          <w:rFonts w:ascii="Georgia" w:hAnsi="Georgia"/>
          <w:sz w:val="22"/>
          <w:szCs w:val="22"/>
        </w:rPr>
      </w:pPr>
      <w:r w:rsidRPr="00047F35">
        <w:rPr>
          <w:rFonts w:ascii="Georgia" w:hAnsi="Georgia"/>
          <w:sz w:val="22"/>
          <w:szCs w:val="22"/>
        </w:rPr>
        <w:t xml:space="preserve">Finally, </w:t>
      </w:r>
      <w:r w:rsidR="006820C9">
        <w:rPr>
          <w:rFonts w:ascii="Georgia" w:hAnsi="Georgia"/>
          <w:sz w:val="22"/>
          <w:szCs w:val="22"/>
        </w:rPr>
        <w:t xml:space="preserve">looking </w:t>
      </w:r>
      <w:r w:rsidRPr="00047F35">
        <w:rPr>
          <w:rFonts w:ascii="Georgia" w:hAnsi="Georgia"/>
          <w:sz w:val="22"/>
          <w:szCs w:val="22"/>
        </w:rPr>
        <w:t>at the time of day when likelihood of occupancy in the (</w:t>
      </w:r>
      <w:r w:rsidR="00C046AF">
        <w:rPr>
          <w:rFonts w:ascii="Georgia" w:hAnsi="Georgia"/>
          <w:sz w:val="22"/>
          <w:szCs w:val="22"/>
        </w:rPr>
        <w:t>50</w:t>
      </w:r>
      <w:r w:rsidRPr="00047F35">
        <w:rPr>
          <w:rFonts w:ascii="Georgia" w:hAnsi="Georgia"/>
          <w:sz w:val="22"/>
          <w:szCs w:val="22"/>
        </w:rPr>
        <w:t>,</w:t>
      </w:r>
      <w:r w:rsidR="00C046AF">
        <w:rPr>
          <w:rFonts w:ascii="Georgia" w:hAnsi="Georgia"/>
          <w:sz w:val="22"/>
          <w:szCs w:val="22"/>
        </w:rPr>
        <w:t xml:space="preserve"> 30</w:t>
      </w:r>
      <w:r w:rsidRPr="00047F35">
        <w:rPr>
          <w:rFonts w:ascii="Georgia" w:hAnsi="Georgia"/>
          <w:sz w:val="22"/>
          <w:szCs w:val="22"/>
        </w:rPr>
        <w:t>0]m bin was minimized (</w:t>
      </w:r>
      <w:r w:rsidR="006820C9">
        <w:rPr>
          <w:rFonts w:ascii="Georgia" w:hAnsi="Georgia"/>
          <w:sz w:val="22"/>
          <w:szCs w:val="22"/>
        </w:rPr>
        <w:t>F</w:t>
      </w:r>
      <w:r w:rsidRPr="00047F35">
        <w:rPr>
          <w:rFonts w:ascii="Georgia" w:hAnsi="Georgia"/>
          <w:sz w:val="22"/>
          <w:szCs w:val="22"/>
        </w:rPr>
        <w:t xml:space="preserve">igure </w:t>
      </w:r>
      <w:r w:rsidR="00C046AF">
        <w:rPr>
          <w:rFonts w:ascii="Georgia" w:hAnsi="Georgia"/>
          <w:sz w:val="22"/>
          <w:szCs w:val="22"/>
        </w:rPr>
        <w:t>6</w:t>
      </w:r>
      <w:r w:rsidRPr="00047F35">
        <w:rPr>
          <w:rFonts w:ascii="Georgia" w:hAnsi="Georgia"/>
          <w:sz w:val="22"/>
          <w:szCs w:val="22"/>
        </w:rPr>
        <w:t xml:space="preserve">) indicated that during the summer likelihoods are minimized at night whereas for winter </w:t>
      </w:r>
      <w:r w:rsidR="00C046AF">
        <w:rPr>
          <w:rFonts w:ascii="Georgia" w:hAnsi="Georgia"/>
          <w:sz w:val="22"/>
          <w:szCs w:val="22"/>
        </w:rPr>
        <w:t>most</w:t>
      </w:r>
      <w:r w:rsidRPr="00047F35">
        <w:rPr>
          <w:rFonts w:ascii="Georgia" w:hAnsi="Georgia"/>
          <w:sz w:val="22"/>
          <w:szCs w:val="22"/>
        </w:rPr>
        <w:t xml:space="preserve"> in-shore areas are minimized during the day. </w:t>
      </w:r>
    </w:p>
    <w:p w14:paraId="18ECBE1C" w14:textId="32B2343B" w:rsidR="000557B1" w:rsidRPr="00047F35" w:rsidRDefault="000557B1" w:rsidP="00CF610C">
      <w:pPr>
        <w:rPr>
          <w:rFonts w:ascii="Georgia" w:hAnsi="Georgia"/>
          <w:sz w:val="22"/>
          <w:szCs w:val="22"/>
        </w:rPr>
      </w:pPr>
    </w:p>
    <w:p w14:paraId="213835DF" w14:textId="166E4A19" w:rsidR="00662B24" w:rsidRPr="00047F35" w:rsidRDefault="009A5A51" w:rsidP="00CF610C">
      <w:pPr>
        <w:rPr>
          <w:rFonts w:ascii="Georgia" w:hAnsi="Georgia"/>
          <w:b/>
          <w:bCs/>
          <w:sz w:val="32"/>
          <w:szCs w:val="32"/>
        </w:rPr>
      </w:pPr>
      <w:r w:rsidRPr="00047F35">
        <w:rPr>
          <w:rFonts w:ascii="Georgia" w:hAnsi="Georgia"/>
          <w:b/>
          <w:bCs/>
          <w:sz w:val="32"/>
          <w:szCs w:val="32"/>
        </w:rPr>
        <w:t>Discussion</w:t>
      </w:r>
    </w:p>
    <w:p w14:paraId="664D872F" w14:textId="406B5DF7" w:rsidR="00C4028B" w:rsidRPr="00047F35" w:rsidRDefault="00527D60" w:rsidP="00434C46">
      <w:pPr>
        <w:pStyle w:val="NormalWeb"/>
        <w:rPr>
          <w:rFonts w:ascii="Georgia" w:hAnsi="Georgia"/>
          <w:sz w:val="22"/>
          <w:szCs w:val="22"/>
        </w:rPr>
      </w:pPr>
      <w:r>
        <w:rPr>
          <w:rFonts w:ascii="Georgia" w:hAnsi="Georgia"/>
          <w:color w:val="222222"/>
          <w:sz w:val="22"/>
          <w:szCs w:val="22"/>
          <w:shd w:val="clear" w:color="auto" w:fill="FFFFFF"/>
        </w:rPr>
        <w:t>Our goal in this paper was to explore whether a model, whose predictions of depth occupancy can be tailored to specific places and times, can offer meaningful guidance for avoiding Chinook salmon to reduce their incidental capture.</w:t>
      </w:r>
      <w:r w:rsidR="00434C46">
        <w:rPr>
          <w:rFonts w:ascii="Georgia" w:hAnsi="Georgia"/>
          <w:color w:val="222222"/>
          <w:sz w:val="22"/>
          <w:szCs w:val="22"/>
          <w:shd w:val="clear" w:color="auto" w:fill="FFFFFF"/>
        </w:rPr>
        <w:t xml:space="preserve"> The model developed predicts the likelihood (assuming presence at the given longitude and latitude) of occupancy by depth bin for individual fish given a series of temporal and environmental covariates. Therefore, a high likelihood from the model is in indicative of a high likelihood of finding fish at a specific depth</w:t>
      </w:r>
      <w:r w:rsidR="006820C9">
        <w:rPr>
          <w:rFonts w:ascii="Georgia" w:hAnsi="Georgia"/>
          <w:color w:val="222222"/>
          <w:sz w:val="22"/>
          <w:szCs w:val="22"/>
          <w:shd w:val="clear" w:color="auto" w:fill="FFFFFF"/>
        </w:rPr>
        <w:t>.</w:t>
      </w:r>
      <w:r w:rsidR="00434C46">
        <w:rPr>
          <w:rFonts w:ascii="Georgia" w:hAnsi="Georgia"/>
          <w:color w:val="222222"/>
          <w:sz w:val="22"/>
          <w:szCs w:val="22"/>
          <w:shd w:val="clear" w:color="auto" w:fill="FFFFFF"/>
        </w:rPr>
        <w:t xml:space="preserve"> </w:t>
      </w:r>
      <w:r w:rsidR="006820C9">
        <w:rPr>
          <w:rFonts w:ascii="Georgia" w:hAnsi="Georgia"/>
          <w:color w:val="222222"/>
          <w:sz w:val="22"/>
          <w:szCs w:val="22"/>
          <w:shd w:val="clear" w:color="auto" w:fill="FFFFFF"/>
        </w:rPr>
        <w:t>This indicates</w:t>
      </w:r>
      <w:r w:rsidR="00434C46">
        <w:rPr>
          <w:rFonts w:ascii="Georgia" w:hAnsi="Georgia"/>
          <w:color w:val="222222"/>
          <w:sz w:val="22"/>
          <w:szCs w:val="22"/>
          <w:shd w:val="clear" w:color="auto" w:fill="FFFFFF"/>
        </w:rPr>
        <w:t xml:space="preserve"> that our</w:t>
      </w:r>
      <w:r w:rsidR="00662B24" w:rsidRPr="00047F35">
        <w:rPr>
          <w:rFonts w:ascii="Georgia" w:hAnsi="Georgia"/>
          <w:sz w:val="22"/>
          <w:szCs w:val="22"/>
        </w:rPr>
        <w:t xml:space="preserve"> model </w:t>
      </w:r>
      <w:r w:rsidR="00434C46">
        <w:rPr>
          <w:rFonts w:ascii="Georgia" w:hAnsi="Georgia"/>
          <w:sz w:val="22"/>
          <w:szCs w:val="22"/>
        </w:rPr>
        <w:t xml:space="preserve">theoretically </w:t>
      </w:r>
      <w:r w:rsidR="00662B24" w:rsidRPr="00047F35">
        <w:rPr>
          <w:rFonts w:ascii="Georgia" w:hAnsi="Georgia"/>
          <w:sz w:val="22"/>
          <w:szCs w:val="22"/>
        </w:rPr>
        <w:t xml:space="preserve">allows for a practical assessment of risk. </w:t>
      </w:r>
    </w:p>
    <w:p w14:paraId="7CA1761D" w14:textId="79A93B7C" w:rsidR="009223AB" w:rsidRDefault="00662B24" w:rsidP="00C4028B">
      <w:pPr>
        <w:pStyle w:val="NormalWeb"/>
        <w:rPr>
          <w:rFonts w:ascii="Georgia" w:hAnsi="Georgia"/>
          <w:sz w:val="22"/>
          <w:szCs w:val="22"/>
        </w:rPr>
      </w:pPr>
      <w:r w:rsidRPr="00047F35">
        <w:rPr>
          <w:rFonts w:ascii="Georgia" w:hAnsi="Georgia"/>
          <w:sz w:val="22"/>
          <w:szCs w:val="22"/>
        </w:rPr>
        <w:t xml:space="preserve">However, before proceeding to describe the outcomes it is important to acknowledge the limitations of this model. For one thing, the model’s predictions are inherently constrained by the covariates included, meaning that unaccounted-for local variations may lead to discrepancies between predicted and actual distributions. Sampling bias is another potential concern. The model is learning the likelihood of occupying specific bins by observing the patterns in 72 distinct individuals. While we are confident that the model does generalize to the other 39 fish held out in the validation set there </w:t>
      </w:r>
      <w:r w:rsidR="007F597F" w:rsidRPr="00047F35">
        <w:rPr>
          <w:rFonts w:ascii="Georgia" w:hAnsi="Georgia"/>
          <w:sz w:val="22"/>
          <w:szCs w:val="22"/>
        </w:rPr>
        <w:t>remains</w:t>
      </w:r>
      <w:r w:rsidRPr="00047F35">
        <w:rPr>
          <w:rFonts w:ascii="Georgia" w:hAnsi="Georgia"/>
          <w:sz w:val="22"/>
          <w:szCs w:val="22"/>
        </w:rPr>
        <w:t xml:space="preserve"> the risk that the overall sample of 111 fish is not representative. Indeed, we know that the fish caught </w:t>
      </w:r>
      <w:r w:rsidR="00434C46">
        <w:rPr>
          <w:rFonts w:ascii="Georgia" w:hAnsi="Georgia"/>
          <w:sz w:val="22"/>
          <w:szCs w:val="22"/>
        </w:rPr>
        <w:t xml:space="preserve">were </w:t>
      </w:r>
      <w:r w:rsidR="007F597F" w:rsidRPr="00047F35">
        <w:rPr>
          <w:rFonts w:ascii="Georgia" w:hAnsi="Georgia"/>
          <w:sz w:val="22"/>
          <w:szCs w:val="22"/>
        </w:rPr>
        <w:t>generally</w:t>
      </w:r>
      <w:r w:rsidRPr="00047F35">
        <w:rPr>
          <w:rFonts w:ascii="Georgia" w:hAnsi="Georgia"/>
          <w:sz w:val="22"/>
          <w:szCs w:val="22"/>
        </w:rPr>
        <w:t xml:space="preserve"> larger </w:t>
      </w:r>
      <w:r w:rsidR="007F597F" w:rsidRPr="00047F35">
        <w:rPr>
          <w:rFonts w:ascii="Georgia" w:hAnsi="Georgia"/>
          <w:sz w:val="22"/>
          <w:szCs w:val="22"/>
        </w:rPr>
        <w:t>in size (due to the need to be able to carry a large tag) and that the distribution amongst regions sampled was not even</w:t>
      </w:r>
      <w:r w:rsidRPr="00047F35">
        <w:rPr>
          <w:rFonts w:ascii="Georgia" w:hAnsi="Georgia"/>
          <w:sz w:val="22"/>
          <w:szCs w:val="22"/>
        </w:rPr>
        <w:t xml:space="preserve">. The observations that follow must be considered in this light. </w:t>
      </w:r>
    </w:p>
    <w:p w14:paraId="263C2121" w14:textId="6F20F57B" w:rsidR="00434C46" w:rsidRPr="00434C46" w:rsidRDefault="00434C46" w:rsidP="00C4028B">
      <w:pPr>
        <w:pStyle w:val="NormalWeb"/>
        <w:rPr>
          <w:rFonts w:ascii="Georgia" w:hAnsi="Georgia"/>
          <w:b/>
          <w:bCs/>
        </w:rPr>
      </w:pPr>
      <w:r w:rsidRPr="00434C46">
        <w:rPr>
          <w:rFonts w:ascii="Georgia" w:hAnsi="Georgia"/>
          <w:b/>
          <w:bCs/>
        </w:rPr>
        <w:lastRenderedPageBreak/>
        <w:t>Evaluation of the Model</w:t>
      </w:r>
    </w:p>
    <w:p w14:paraId="2E0D51A7" w14:textId="4292FE39" w:rsidR="00C4028B" w:rsidRDefault="00C4028B" w:rsidP="00C4028B">
      <w:pPr>
        <w:rPr>
          <w:rFonts w:ascii="Georgia" w:hAnsi="Georgia"/>
          <w:sz w:val="22"/>
          <w:szCs w:val="22"/>
        </w:rPr>
      </w:pPr>
      <w:r w:rsidRPr="00047F35">
        <w:rPr>
          <w:rFonts w:ascii="Georgia" w:hAnsi="Georgia"/>
          <w:sz w:val="22"/>
          <w:szCs w:val="22"/>
        </w:rPr>
        <w:t>Overall, our findings reinforce the major patterns documented in the literature while providing some additional suggestions that interactions with water chemistry</w:t>
      </w:r>
      <w:ins w:id="90" w:author="courtney" w:date="2025-04-10T11:51:00Z">
        <w:r w:rsidR="00700E4C">
          <w:rPr>
            <w:rFonts w:ascii="Georgia" w:hAnsi="Georgia"/>
            <w:sz w:val="22"/>
            <w:szCs w:val="22"/>
          </w:rPr>
          <w:t xml:space="preserve"> and structure</w:t>
        </w:r>
      </w:ins>
      <w:r w:rsidRPr="00047F35">
        <w:rPr>
          <w:rFonts w:ascii="Georgia" w:hAnsi="Georgia"/>
          <w:sz w:val="22"/>
          <w:szCs w:val="22"/>
        </w:rPr>
        <w:t xml:space="preserve"> may have generalizable predictive power. However, while nitrate and salinity appear to exert slight influences on depth distribution, their effects are largely embedded within seasonal variation. Therefore, our results suggest that seasonality, diel patterns, and </w:t>
      </w:r>
      <w:commentRangeStart w:id="91"/>
      <w:r w:rsidRPr="00047F35">
        <w:rPr>
          <w:rFonts w:ascii="Georgia" w:hAnsi="Georgia"/>
          <w:sz w:val="22"/>
          <w:szCs w:val="22"/>
        </w:rPr>
        <w:t xml:space="preserve">bottom depth </w:t>
      </w:r>
      <w:commentRangeEnd w:id="91"/>
      <w:r w:rsidR="00700E4C">
        <w:rPr>
          <w:rStyle w:val="CommentReference"/>
        </w:rPr>
        <w:commentReference w:id="91"/>
      </w:r>
      <w:r w:rsidRPr="00047F35">
        <w:rPr>
          <w:rFonts w:ascii="Georgia" w:hAnsi="Georgia"/>
          <w:sz w:val="22"/>
          <w:szCs w:val="22"/>
        </w:rPr>
        <w:t>remain the dominant known drivers of Chinook salmon vertical distribution, with environmental features playing derived roles.</w:t>
      </w:r>
    </w:p>
    <w:p w14:paraId="71B9E427" w14:textId="77777777" w:rsidR="00C4028B" w:rsidRPr="00047F35" w:rsidRDefault="00C4028B" w:rsidP="00C4028B">
      <w:pPr>
        <w:rPr>
          <w:rFonts w:ascii="Georgia" w:hAnsi="Georgia"/>
          <w:sz w:val="22"/>
          <w:szCs w:val="22"/>
        </w:rPr>
      </w:pPr>
    </w:p>
    <w:p w14:paraId="593D2341" w14:textId="1BAFFB7C" w:rsidR="009223AB" w:rsidRPr="00047F35" w:rsidRDefault="009223AB" w:rsidP="009223AB">
      <w:pPr>
        <w:rPr>
          <w:rFonts w:ascii="Georgia" w:hAnsi="Georgia"/>
          <w:sz w:val="22"/>
          <w:szCs w:val="22"/>
        </w:rPr>
      </w:pPr>
      <w:r w:rsidRPr="00047F35">
        <w:rPr>
          <w:rFonts w:ascii="Georgia" w:hAnsi="Georgia"/>
          <w:sz w:val="22"/>
          <w:szCs w:val="22"/>
        </w:rPr>
        <w:t>The strongest predictor was depth itself, consistent with previous findings that Chinook salmon tend to occupy specific depth ranges. Specifically, the highest-</w:t>
      </w:r>
      <w:r w:rsidR="00047F35" w:rsidRPr="00047F35">
        <w:rPr>
          <w:rFonts w:ascii="Georgia" w:hAnsi="Georgia"/>
          <w:sz w:val="22"/>
          <w:szCs w:val="22"/>
        </w:rPr>
        <w:t>likelihood</w:t>
      </w:r>
      <w:r w:rsidRPr="00047F35">
        <w:rPr>
          <w:rFonts w:ascii="Georgia" w:hAnsi="Georgia"/>
          <w:sz w:val="22"/>
          <w:szCs w:val="22"/>
        </w:rPr>
        <w:t xml:space="preserve"> depth bins were 0–25 meters and 25–50 meters, aligning well with expectations from the literature</w:t>
      </w:r>
      <w:r w:rsidR="003265C1">
        <w:rPr>
          <w:rFonts w:ascii="Georgia" w:hAnsi="Georgia"/>
          <w:sz w:val="22"/>
          <w:szCs w:val="22"/>
        </w:rPr>
        <w:t xml:space="preserve"> </w:t>
      </w:r>
      <w:r w:rsidR="003265C1" w:rsidRPr="000B7171">
        <w:rPr>
          <w:rFonts w:ascii="Georgia" w:hAnsi="Georgia"/>
          <w:sz w:val="22"/>
          <w:szCs w:val="22"/>
        </w:rPr>
        <w:t>(Courtney, 2019, 2021).</w:t>
      </w:r>
      <w:r w:rsidRPr="00047F35">
        <w:rPr>
          <w:rFonts w:ascii="Georgia" w:hAnsi="Georgia"/>
          <w:sz w:val="22"/>
          <w:szCs w:val="22"/>
        </w:rPr>
        <w:t xml:space="preserve"> Seasonality emerged as the next most important factor, reinforcing prior observations that salmon occupy shallower depths in the spring and successively deeper waters in summer, fall, and especially winter</w:t>
      </w:r>
      <w:r w:rsidR="00434C46">
        <w:rPr>
          <w:rFonts w:ascii="Georgia" w:hAnsi="Georgia"/>
          <w:sz w:val="22"/>
          <w:szCs w:val="22"/>
        </w:rPr>
        <w:t xml:space="preserve"> </w:t>
      </w:r>
      <w:r w:rsidR="00434C46" w:rsidRPr="000B7171">
        <w:rPr>
          <w:rFonts w:ascii="Georgia" w:hAnsi="Georgia"/>
          <w:sz w:val="22"/>
          <w:szCs w:val="22"/>
        </w:rPr>
        <w:t>(Freshwater, 2024) (Orsi, 1995) (Walker, 2007).</w:t>
      </w:r>
      <w:r w:rsidRPr="00047F35">
        <w:rPr>
          <w:rFonts w:ascii="Georgia" w:hAnsi="Georgia"/>
          <w:sz w:val="22"/>
          <w:szCs w:val="22"/>
        </w:rPr>
        <w:t xml:space="preserve"> Additionally, our model identified a diel pattern, with a general tendency toward shallower depths at night and deeper depths during the day</w:t>
      </w:r>
      <w:r w:rsidR="00434C46">
        <w:rPr>
          <w:rFonts w:ascii="Georgia" w:hAnsi="Georgia"/>
          <w:sz w:val="22"/>
          <w:szCs w:val="22"/>
        </w:rPr>
        <w:t xml:space="preserve"> during the summer and early winter months and a reversal of this pattern in late winter and spring</w:t>
      </w:r>
      <w:r w:rsidRPr="00047F35">
        <w:rPr>
          <w:rFonts w:ascii="Georgia" w:hAnsi="Georgia"/>
          <w:sz w:val="22"/>
          <w:szCs w:val="22"/>
        </w:rPr>
        <w:t>, mirroring observations from previous studies</w:t>
      </w:r>
      <w:r w:rsidR="00434C46">
        <w:rPr>
          <w:rFonts w:ascii="Georgia" w:hAnsi="Georgia"/>
          <w:sz w:val="22"/>
          <w:szCs w:val="22"/>
        </w:rPr>
        <w:t xml:space="preserve"> </w:t>
      </w:r>
      <w:r w:rsidR="00434C46" w:rsidRPr="000B7171">
        <w:rPr>
          <w:rFonts w:ascii="Georgia" w:hAnsi="Georgia"/>
          <w:sz w:val="22"/>
          <w:szCs w:val="22"/>
        </w:rPr>
        <w:t>(Freshwater, 2024) (</w:t>
      </w:r>
      <w:proofErr w:type="spellStart"/>
      <w:r w:rsidR="00434C46" w:rsidRPr="000B7171">
        <w:rPr>
          <w:rFonts w:ascii="Georgia" w:hAnsi="Georgia"/>
          <w:sz w:val="22"/>
          <w:szCs w:val="22"/>
        </w:rPr>
        <w:t>Arostegui</w:t>
      </w:r>
      <w:proofErr w:type="spellEnd"/>
      <w:r w:rsidR="00434C46" w:rsidRPr="000B7171">
        <w:rPr>
          <w:rFonts w:ascii="Georgia" w:hAnsi="Georgia"/>
          <w:sz w:val="22"/>
          <w:szCs w:val="22"/>
        </w:rPr>
        <w:t>, 2017).</w:t>
      </w:r>
      <w:r w:rsidRPr="00047F35">
        <w:rPr>
          <w:rFonts w:ascii="Georgia" w:hAnsi="Georgia"/>
          <w:sz w:val="22"/>
          <w:szCs w:val="22"/>
        </w:rPr>
        <w:t xml:space="preserve"> </w:t>
      </w:r>
      <w:r w:rsidR="00434C46">
        <w:rPr>
          <w:rFonts w:ascii="Georgia" w:hAnsi="Georgia"/>
          <w:sz w:val="22"/>
          <w:szCs w:val="22"/>
        </w:rPr>
        <w:t xml:space="preserve">It is interesting to note that this pattern emerged </w:t>
      </w:r>
      <w:r w:rsidR="00434C46" w:rsidRPr="00047F35">
        <w:rPr>
          <w:rFonts w:ascii="Georgia" w:hAnsi="Georgia"/>
          <w:sz w:val="22"/>
          <w:szCs w:val="22"/>
        </w:rPr>
        <w:t>despite</w:t>
      </w:r>
      <w:r w:rsidRPr="00047F35">
        <w:rPr>
          <w:rFonts w:ascii="Georgia" w:hAnsi="Georgia"/>
          <w:sz w:val="22"/>
          <w:szCs w:val="22"/>
        </w:rPr>
        <w:t xml:space="preserve"> the fact </w:t>
      </w:r>
      <w:r w:rsidR="00434C46">
        <w:rPr>
          <w:rFonts w:ascii="Georgia" w:hAnsi="Georgia"/>
          <w:sz w:val="22"/>
          <w:szCs w:val="22"/>
        </w:rPr>
        <w:t>there was</w:t>
      </w:r>
      <w:r w:rsidRPr="00047F35">
        <w:rPr>
          <w:rFonts w:ascii="Georgia" w:hAnsi="Georgia"/>
          <w:sz w:val="22"/>
          <w:szCs w:val="22"/>
        </w:rPr>
        <w:t xml:space="preserve"> </w:t>
      </w:r>
      <w:r w:rsidR="00434C46">
        <w:rPr>
          <w:rFonts w:ascii="Georgia" w:hAnsi="Georgia"/>
          <w:sz w:val="22"/>
          <w:szCs w:val="22"/>
        </w:rPr>
        <w:t>extensive</w:t>
      </w:r>
      <w:r w:rsidRPr="00047F35">
        <w:rPr>
          <w:rFonts w:ascii="Georgia" w:hAnsi="Georgia"/>
          <w:sz w:val="22"/>
          <w:szCs w:val="22"/>
        </w:rPr>
        <w:t xml:space="preserve"> variation in diel patterning observed </w:t>
      </w:r>
      <w:r w:rsidR="00434C46">
        <w:rPr>
          <w:rFonts w:ascii="Georgia" w:hAnsi="Georgia"/>
          <w:sz w:val="22"/>
          <w:szCs w:val="22"/>
        </w:rPr>
        <w:t xml:space="preserve">across </w:t>
      </w:r>
      <w:r w:rsidRPr="00047F35">
        <w:rPr>
          <w:rFonts w:ascii="Georgia" w:hAnsi="Georgia"/>
          <w:sz w:val="22"/>
          <w:szCs w:val="22"/>
        </w:rPr>
        <w:t xml:space="preserve">individual fish. Maturity was not included as that information was not available and size was left out as the fish, by nature of the </w:t>
      </w:r>
      <w:r w:rsidR="00047F35" w:rsidRPr="00047F35">
        <w:rPr>
          <w:rFonts w:ascii="Georgia" w:hAnsi="Georgia"/>
          <w:sz w:val="22"/>
          <w:szCs w:val="22"/>
        </w:rPr>
        <w:t>size of the tags they need to carry to collect the data</w:t>
      </w:r>
      <w:r w:rsidRPr="00047F35">
        <w:rPr>
          <w:rFonts w:ascii="Georgia" w:hAnsi="Georgia"/>
          <w:sz w:val="22"/>
          <w:szCs w:val="22"/>
        </w:rPr>
        <w:t xml:space="preserve">, all have very similar sizes. </w:t>
      </w:r>
    </w:p>
    <w:p w14:paraId="197E6409" w14:textId="77777777" w:rsidR="009223AB" w:rsidRPr="00047F35" w:rsidRDefault="009223AB" w:rsidP="009223AB">
      <w:pPr>
        <w:rPr>
          <w:rFonts w:ascii="Georgia" w:hAnsi="Georgia"/>
          <w:sz w:val="22"/>
          <w:szCs w:val="22"/>
        </w:rPr>
      </w:pPr>
    </w:p>
    <w:p w14:paraId="52659E43" w14:textId="62F32E8F" w:rsidR="009223AB" w:rsidRPr="00047F35" w:rsidRDefault="009223AB" w:rsidP="009223AB">
      <w:pPr>
        <w:rPr>
          <w:rFonts w:ascii="Georgia" w:hAnsi="Georgia"/>
          <w:sz w:val="22"/>
          <w:szCs w:val="22"/>
        </w:rPr>
      </w:pPr>
      <w:r w:rsidRPr="00047F35">
        <w:rPr>
          <w:rFonts w:ascii="Georgia" w:hAnsi="Georgia"/>
          <w:sz w:val="22"/>
          <w:szCs w:val="22"/>
        </w:rPr>
        <w:t xml:space="preserve">Beyond these well-established predictors, our model detected slight but consistent improvements in performance when incorporating nitrate levels, salinity, and mixed layer thickness. </w:t>
      </w:r>
      <w:commentRangeStart w:id="92"/>
      <w:r w:rsidRPr="00047F35">
        <w:rPr>
          <w:rFonts w:ascii="Georgia" w:hAnsi="Georgia"/>
          <w:sz w:val="22"/>
          <w:szCs w:val="22"/>
        </w:rPr>
        <w:t>These features added only marginal predictive value beyond seasonality, suggesting that their effects are largely confounded with seasonal variation. Deep learning models, given their flexibility, can learn unknown features from given features if relationships between the unknown and known features are strong.</w:t>
      </w:r>
      <w:commentRangeEnd w:id="92"/>
      <w:r w:rsidR="00550604">
        <w:rPr>
          <w:rStyle w:val="CommentReference"/>
        </w:rPr>
        <w:commentReference w:id="92"/>
      </w:r>
      <w:r w:rsidRPr="00047F35">
        <w:rPr>
          <w:rFonts w:ascii="Georgia" w:hAnsi="Georgia"/>
          <w:sz w:val="22"/>
          <w:szCs w:val="22"/>
        </w:rPr>
        <w:t xml:space="preserve"> Given that environmental conditions such as salinity and nutrient availability fluctuate in predictable seasonal cycles, it is likely that most of their predictive power is learnable from </w:t>
      </w:r>
      <w:r w:rsidR="00047F35" w:rsidRPr="00047F35">
        <w:rPr>
          <w:rFonts w:ascii="Georgia" w:hAnsi="Georgia"/>
          <w:sz w:val="22"/>
          <w:szCs w:val="22"/>
        </w:rPr>
        <w:t>the</w:t>
      </w:r>
      <w:r w:rsidRPr="00047F35">
        <w:rPr>
          <w:rFonts w:ascii="Georgia" w:hAnsi="Georgia"/>
          <w:sz w:val="22"/>
          <w:szCs w:val="22"/>
        </w:rPr>
        <w:t xml:space="preserve"> seasonality features. We consider this same explanation to be behind the fact that we found that features such as temperature, lunar cycle, and chlorophyll-a did </w:t>
      </w:r>
      <w:commentRangeStart w:id="93"/>
      <w:r w:rsidRPr="00047F35">
        <w:rPr>
          <w:rFonts w:ascii="Georgia" w:hAnsi="Georgia"/>
          <w:sz w:val="22"/>
          <w:szCs w:val="22"/>
        </w:rPr>
        <w:t>not provide generalizable performance improvements</w:t>
      </w:r>
      <w:r w:rsidR="003265C1">
        <w:rPr>
          <w:rFonts w:ascii="Georgia" w:hAnsi="Georgia"/>
          <w:sz w:val="22"/>
          <w:szCs w:val="22"/>
        </w:rPr>
        <w:t xml:space="preserve"> unlike in prior studies </w:t>
      </w:r>
      <w:r w:rsidR="003265C1" w:rsidRPr="000B7171">
        <w:rPr>
          <w:rFonts w:ascii="Georgia" w:hAnsi="Georgia"/>
          <w:sz w:val="22"/>
          <w:szCs w:val="22"/>
        </w:rPr>
        <w:t>(Freshwater, 2024).</w:t>
      </w:r>
      <w:r w:rsidRPr="00047F35">
        <w:rPr>
          <w:rFonts w:ascii="Georgia" w:hAnsi="Georgia"/>
          <w:sz w:val="22"/>
          <w:szCs w:val="22"/>
        </w:rPr>
        <w:t xml:space="preserve"> Temperature and lunar cycle especially are </w:t>
      </w:r>
      <w:r w:rsidR="00047F35" w:rsidRPr="00047F35">
        <w:rPr>
          <w:rFonts w:ascii="Georgia" w:hAnsi="Georgia"/>
          <w:sz w:val="22"/>
          <w:szCs w:val="22"/>
        </w:rPr>
        <w:t xml:space="preserve">more or less </w:t>
      </w:r>
      <w:r w:rsidRPr="00047F35">
        <w:rPr>
          <w:rFonts w:ascii="Georgia" w:hAnsi="Georgia"/>
          <w:sz w:val="22"/>
          <w:szCs w:val="22"/>
        </w:rPr>
        <w:t xml:space="preserve">directly derivable from seasonality. </w:t>
      </w:r>
      <w:commentRangeEnd w:id="93"/>
      <w:r w:rsidR="003044EA">
        <w:rPr>
          <w:rStyle w:val="CommentReference"/>
        </w:rPr>
        <w:commentReference w:id="93"/>
      </w:r>
    </w:p>
    <w:p w14:paraId="1F7551AD" w14:textId="77777777" w:rsidR="009223AB" w:rsidRPr="00047F35" w:rsidRDefault="009223AB" w:rsidP="009223AB">
      <w:pPr>
        <w:rPr>
          <w:rFonts w:ascii="Georgia" w:hAnsi="Georgia"/>
          <w:sz w:val="22"/>
          <w:szCs w:val="22"/>
        </w:rPr>
      </w:pPr>
    </w:p>
    <w:p w14:paraId="67DFF829" w14:textId="264E1BFC" w:rsidR="00434C46" w:rsidRPr="00047F35" w:rsidRDefault="009223AB" w:rsidP="009223AB">
      <w:pPr>
        <w:rPr>
          <w:rFonts w:ascii="Georgia" w:hAnsi="Georgia"/>
          <w:sz w:val="22"/>
          <w:szCs w:val="22"/>
        </w:rPr>
      </w:pPr>
      <w:r w:rsidRPr="00047F35">
        <w:rPr>
          <w:rFonts w:ascii="Georgia" w:hAnsi="Georgia"/>
          <w:sz w:val="22"/>
          <w:szCs w:val="22"/>
        </w:rPr>
        <w:t xml:space="preserve">Finally, our model did not end up including features detailing either bathymetry or bottom slope or topography. The latter features were not included as we lack the spatial resolution to include meaningful “bottom roughness” features. In terms of bathymetry, we did attempt to build a model with mean elevation in the h3 cell but found that it was not helpful over the validation data. This is likely because elevation is implicitly included in the log-odds modeling approach as depths below the given bathymetry would not be included in the choices presented to the model thereby lifting the likelihood of all physically possible depth bins. </w:t>
      </w:r>
    </w:p>
    <w:p w14:paraId="434AEEFA" w14:textId="77777777" w:rsidR="009223AB" w:rsidRPr="00047F35" w:rsidRDefault="009223AB" w:rsidP="00CF610C">
      <w:pPr>
        <w:rPr>
          <w:rFonts w:ascii="Georgia" w:hAnsi="Georgia"/>
          <w:sz w:val="22"/>
          <w:szCs w:val="22"/>
        </w:rPr>
      </w:pPr>
    </w:p>
    <w:p w14:paraId="748B1297" w14:textId="1D0DDDD0" w:rsidR="00D40BA5" w:rsidRPr="00047F35" w:rsidRDefault="003265C1" w:rsidP="00CF610C">
      <w:pPr>
        <w:rPr>
          <w:rFonts w:ascii="Georgia" w:hAnsi="Georgia"/>
          <w:b/>
          <w:bCs/>
        </w:rPr>
      </w:pPr>
      <w:commentRangeStart w:id="94"/>
      <w:r>
        <w:rPr>
          <w:rFonts w:ascii="Georgia" w:hAnsi="Georgia"/>
          <w:b/>
          <w:bCs/>
        </w:rPr>
        <w:t>Examples of Potential Risk Mitigation</w:t>
      </w:r>
      <w:commentRangeEnd w:id="94"/>
      <w:r w:rsidR="003F3D45">
        <w:rPr>
          <w:rStyle w:val="CommentReference"/>
        </w:rPr>
        <w:commentReference w:id="94"/>
      </w:r>
    </w:p>
    <w:p w14:paraId="101956D1" w14:textId="36356E70" w:rsidR="00D40BA5" w:rsidRPr="00047F35" w:rsidRDefault="003265C1" w:rsidP="00D40BA5">
      <w:pPr>
        <w:pStyle w:val="NormalWeb"/>
        <w:rPr>
          <w:rFonts w:ascii="Georgia" w:hAnsi="Georgia"/>
          <w:sz w:val="22"/>
          <w:szCs w:val="22"/>
        </w:rPr>
      </w:pPr>
      <w:r>
        <w:rPr>
          <w:rFonts w:ascii="Georgia" w:hAnsi="Georgia"/>
          <w:sz w:val="22"/>
          <w:szCs w:val="22"/>
        </w:rPr>
        <w:t>In the comparison of predictions over four sample regions in 2022 (Figure 4) it is clear that local context is important. First it should be observed that while</w:t>
      </w:r>
      <w:r w:rsidR="00D40BA5" w:rsidRPr="00047F35">
        <w:rPr>
          <w:rFonts w:ascii="Georgia" w:hAnsi="Georgia"/>
          <w:sz w:val="22"/>
          <w:szCs w:val="22"/>
        </w:rPr>
        <w:t xml:space="preserve"> </w:t>
      </w:r>
      <w:r>
        <w:rPr>
          <w:rFonts w:ascii="Georgia" w:hAnsi="Georgia"/>
          <w:sz w:val="22"/>
          <w:szCs w:val="22"/>
        </w:rPr>
        <w:t>average depth occupancy is</w:t>
      </w:r>
      <w:r w:rsidR="00D40BA5" w:rsidRPr="00047F35">
        <w:rPr>
          <w:rFonts w:ascii="Georgia" w:hAnsi="Georgia"/>
          <w:sz w:val="22"/>
          <w:szCs w:val="22"/>
        </w:rPr>
        <w:t xml:space="preserve"> shallowest in the spring</w:t>
      </w:r>
      <w:r>
        <w:rPr>
          <w:rFonts w:ascii="Georgia" w:hAnsi="Georgia"/>
          <w:sz w:val="22"/>
          <w:szCs w:val="22"/>
        </w:rPr>
        <w:t>, this seems to be due to an overall lack of variability during that time period.</w:t>
      </w:r>
      <w:r w:rsidR="00D40BA5" w:rsidRPr="00047F35">
        <w:rPr>
          <w:rFonts w:ascii="Georgia" w:hAnsi="Georgia"/>
          <w:sz w:val="22"/>
          <w:szCs w:val="22"/>
        </w:rPr>
        <w:t xml:space="preserve"> Technically speaking the shallowest </w:t>
      </w:r>
      <w:r>
        <w:rPr>
          <w:rFonts w:ascii="Georgia" w:hAnsi="Georgia"/>
          <w:sz w:val="22"/>
          <w:szCs w:val="22"/>
        </w:rPr>
        <w:t xml:space="preserve">instantaneous </w:t>
      </w:r>
      <w:r w:rsidR="00D40BA5" w:rsidRPr="00047F35">
        <w:rPr>
          <w:rFonts w:ascii="Georgia" w:hAnsi="Georgia"/>
          <w:sz w:val="22"/>
          <w:szCs w:val="22"/>
        </w:rPr>
        <w:t xml:space="preserve">occupancy occurs during the summer </w:t>
      </w:r>
      <w:r w:rsidR="00D40BA5" w:rsidRPr="00047F35">
        <w:rPr>
          <w:rFonts w:ascii="Georgia" w:hAnsi="Georgia"/>
          <w:sz w:val="22"/>
          <w:szCs w:val="22"/>
        </w:rPr>
        <w:lastRenderedPageBreak/>
        <w:t xml:space="preserve">months, but due to the extraordinary degree of variability </w:t>
      </w:r>
      <w:r w:rsidR="00C4028B">
        <w:rPr>
          <w:rFonts w:ascii="Georgia" w:hAnsi="Georgia"/>
          <w:sz w:val="22"/>
          <w:szCs w:val="22"/>
        </w:rPr>
        <w:t xml:space="preserve">in depth occupancy </w:t>
      </w:r>
      <w:r w:rsidR="00D40BA5" w:rsidRPr="00047F35">
        <w:rPr>
          <w:rFonts w:ascii="Georgia" w:hAnsi="Georgia"/>
          <w:sz w:val="22"/>
          <w:szCs w:val="22"/>
        </w:rPr>
        <w:t xml:space="preserve">in this season the average across the day is lower than </w:t>
      </w:r>
      <w:r>
        <w:rPr>
          <w:rFonts w:ascii="Georgia" w:hAnsi="Georgia"/>
          <w:sz w:val="22"/>
          <w:szCs w:val="22"/>
        </w:rPr>
        <w:t xml:space="preserve">that </w:t>
      </w:r>
      <w:r w:rsidR="00D40BA5" w:rsidRPr="00047F35">
        <w:rPr>
          <w:rFonts w:ascii="Georgia" w:hAnsi="Georgia"/>
          <w:sz w:val="22"/>
          <w:szCs w:val="22"/>
        </w:rPr>
        <w:t xml:space="preserve">in the spring. </w:t>
      </w:r>
      <w:r>
        <w:rPr>
          <w:rFonts w:ascii="Georgia" w:hAnsi="Georgia"/>
          <w:sz w:val="22"/>
          <w:szCs w:val="22"/>
        </w:rPr>
        <w:t xml:space="preserve">When fishing occurs, both seasonally and within each day, matters a great deal to minimizing the likelihood of incidental capture within a specific depth bin. Second there are clear, and expected, differences between the inshore and offshore locations – fish are driven to shallower depths by the corresponding shallower bathymetry. However, while depth occupancy in </w:t>
      </w:r>
      <w:r w:rsidR="00D40BA5" w:rsidRPr="00047F35">
        <w:rPr>
          <w:rFonts w:ascii="Georgia" w:hAnsi="Georgia"/>
          <w:sz w:val="22"/>
          <w:szCs w:val="22"/>
        </w:rPr>
        <w:t xml:space="preserve">coastal Yakutat tends to be shallower </w:t>
      </w:r>
      <w:r>
        <w:rPr>
          <w:rFonts w:ascii="Georgia" w:hAnsi="Georgia"/>
          <w:sz w:val="22"/>
          <w:szCs w:val="22"/>
        </w:rPr>
        <w:t xml:space="preserve">than that in Chignik </w:t>
      </w:r>
      <w:r w:rsidR="00D40BA5" w:rsidRPr="00047F35">
        <w:rPr>
          <w:rFonts w:ascii="Georgia" w:hAnsi="Georgia"/>
          <w:sz w:val="22"/>
          <w:szCs w:val="22"/>
        </w:rPr>
        <w:t xml:space="preserve">for the same reason (fewer depth bins) </w:t>
      </w:r>
      <w:r>
        <w:rPr>
          <w:rFonts w:ascii="Georgia" w:hAnsi="Georgia"/>
          <w:sz w:val="22"/>
          <w:szCs w:val="22"/>
        </w:rPr>
        <w:t xml:space="preserve">Yakutat shows higher variability in the occupancy per depth bin. This means that </w:t>
      </w:r>
      <w:r w:rsidR="00414569">
        <w:rPr>
          <w:rFonts w:ascii="Georgia" w:hAnsi="Georgia"/>
          <w:sz w:val="22"/>
          <w:szCs w:val="22"/>
        </w:rPr>
        <w:t xml:space="preserve">proper selection of timing can lead to similar levels of risk between Chignik and Yakutat, even given their differences in overall depth. </w:t>
      </w:r>
    </w:p>
    <w:p w14:paraId="372438EA" w14:textId="21EF240D" w:rsidR="00D40BA5" w:rsidRPr="00047F35" w:rsidRDefault="00414569" w:rsidP="00D40BA5">
      <w:pPr>
        <w:pStyle w:val="NormalWeb"/>
        <w:rPr>
          <w:rFonts w:ascii="Georgia" w:hAnsi="Georgia"/>
          <w:sz w:val="22"/>
          <w:szCs w:val="22"/>
        </w:rPr>
      </w:pPr>
      <w:r>
        <w:rPr>
          <w:rFonts w:ascii="Georgia" w:hAnsi="Georgia"/>
          <w:sz w:val="22"/>
          <w:szCs w:val="22"/>
        </w:rPr>
        <w:t xml:space="preserve">Looking at the intra-day variation we see that while timing can have a large impact during the summer months there is much less power in timing during the winter. Spatial choice takes precedence in winter. Specifically, looking at the gradient in minimum depth occupancy in the </w:t>
      </w:r>
      <w:r w:rsidR="00C046AF">
        <w:rPr>
          <w:rFonts w:ascii="Georgia" w:hAnsi="Georgia"/>
          <w:sz w:val="22"/>
          <w:szCs w:val="22"/>
        </w:rPr>
        <w:t>50</w:t>
      </w:r>
      <w:r>
        <w:rPr>
          <w:rFonts w:ascii="Georgia" w:hAnsi="Georgia"/>
          <w:sz w:val="22"/>
          <w:szCs w:val="22"/>
        </w:rPr>
        <w:t>-</w:t>
      </w:r>
      <w:r w:rsidR="00C046AF">
        <w:rPr>
          <w:rFonts w:ascii="Georgia" w:hAnsi="Georgia"/>
          <w:sz w:val="22"/>
          <w:szCs w:val="22"/>
        </w:rPr>
        <w:t>30</w:t>
      </w:r>
      <w:r>
        <w:rPr>
          <w:rFonts w:ascii="Georgia" w:hAnsi="Georgia"/>
          <w:sz w:val="22"/>
          <w:szCs w:val="22"/>
        </w:rPr>
        <w:t>0m depth bin</w:t>
      </w:r>
      <w:r w:rsidR="00C046AF">
        <w:rPr>
          <w:rFonts w:ascii="Georgia" w:hAnsi="Georgia"/>
          <w:sz w:val="22"/>
          <w:szCs w:val="22"/>
        </w:rPr>
        <w:t xml:space="preserve">s </w:t>
      </w:r>
      <w:r>
        <w:rPr>
          <w:rFonts w:ascii="Georgia" w:hAnsi="Georgia"/>
          <w:sz w:val="22"/>
          <w:szCs w:val="22"/>
        </w:rPr>
        <w:t xml:space="preserve">we see a </w:t>
      </w:r>
      <w:r w:rsidR="00D40BA5" w:rsidRPr="00047F35">
        <w:rPr>
          <w:rFonts w:ascii="Georgia" w:hAnsi="Georgia"/>
          <w:sz w:val="22"/>
          <w:szCs w:val="22"/>
        </w:rPr>
        <w:t>steep spatial gradient in depth sensitivity</w:t>
      </w:r>
      <w:r w:rsidR="00047F35" w:rsidRPr="00047F35">
        <w:rPr>
          <w:rFonts w:ascii="Georgia" w:hAnsi="Georgia"/>
          <w:sz w:val="22"/>
          <w:szCs w:val="22"/>
        </w:rPr>
        <w:t xml:space="preserve"> </w:t>
      </w:r>
      <w:r>
        <w:rPr>
          <w:rFonts w:ascii="Georgia" w:hAnsi="Georgia"/>
          <w:sz w:val="22"/>
          <w:szCs w:val="22"/>
        </w:rPr>
        <w:t xml:space="preserve">during February </w:t>
      </w:r>
      <w:r w:rsidR="00047F35" w:rsidRPr="00047F35">
        <w:rPr>
          <w:rFonts w:ascii="Georgia" w:hAnsi="Georgia"/>
          <w:sz w:val="22"/>
          <w:szCs w:val="22"/>
        </w:rPr>
        <w:t>(</w:t>
      </w:r>
      <w:r>
        <w:rPr>
          <w:rFonts w:ascii="Georgia" w:hAnsi="Georgia"/>
          <w:sz w:val="22"/>
          <w:szCs w:val="22"/>
        </w:rPr>
        <w:t>F</w:t>
      </w:r>
      <w:r w:rsidR="00047F35" w:rsidRPr="00047F35">
        <w:rPr>
          <w:rFonts w:ascii="Georgia" w:hAnsi="Georgia"/>
          <w:sz w:val="22"/>
          <w:szCs w:val="22"/>
        </w:rPr>
        <w:t>igure 5)</w:t>
      </w:r>
      <w:r w:rsidR="00D40BA5" w:rsidRPr="00047F35">
        <w:rPr>
          <w:rFonts w:ascii="Georgia" w:hAnsi="Georgia"/>
          <w:sz w:val="22"/>
          <w:szCs w:val="22"/>
        </w:rPr>
        <w:t xml:space="preserve">. </w:t>
      </w:r>
      <w:r>
        <w:rPr>
          <w:rFonts w:ascii="Georgia" w:hAnsi="Georgia"/>
          <w:sz w:val="22"/>
          <w:szCs w:val="22"/>
        </w:rPr>
        <w:t>As one moves from in-shore to offshore the likelihood of depth occupancy in th</w:t>
      </w:r>
      <w:r w:rsidR="00C046AF">
        <w:rPr>
          <w:rFonts w:ascii="Georgia" w:hAnsi="Georgia"/>
          <w:sz w:val="22"/>
          <w:szCs w:val="22"/>
        </w:rPr>
        <w:t xml:space="preserve">ese bins climbs dramatically. </w:t>
      </w:r>
      <w:r w:rsidR="00D40BA5" w:rsidRPr="00047F35">
        <w:rPr>
          <w:rFonts w:ascii="Georgia" w:hAnsi="Georgia"/>
          <w:sz w:val="22"/>
          <w:szCs w:val="22"/>
        </w:rPr>
        <w:t xml:space="preserve">This strong gradient </w:t>
      </w:r>
      <w:r w:rsidR="00C046AF">
        <w:rPr>
          <w:rFonts w:ascii="Georgia" w:hAnsi="Georgia"/>
          <w:sz w:val="22"/>
          <w:szCs w:val="22"/>
        </w:rPr>
        <w:t>lessens in extent</w:t>
      </w:r>
      <w:r w:rsidR="00D40BA5" w:rsidRPr="00047F35">
        <w:rPr>
          <w:rFonts w:ascii="Georgia" w:hAnsi="Georgia"/>
          <w:sz w:val="22"/>
          <w:szCs w:val="22"/>
        </w:rPr>
        <w:t xml:space="preserve"> </w:t>
      </w:r>
      <w:r>
        <w:rPr>
          <w:rFonts w:ascii="Georgia" w:hAnsi="Georgia"/>
          <w:sz w:val="22"/>
          <w:szCs w:val="22"/>
        </w:rPr>
        <w:t>during the</w:t>
      </w:r>
      <w:r w:rsidR="00D40BA5" w:rsidRPr="00047F35">
        <w:rPr>
          <w:rFonts w:ascii="Georgia" w:hAnsi="Georgia"/>
          <w:sz w:val="22"/>
          <w:szCs w:val="22"/>
        </w:rPr>
        <w:t xml:space="preserve"> summer</w:t>
      </w:r>
      <w:r>
        <w:rPr>
          <w:rFonts w:ascii="Georgia" w:hAnsi="Georgia"/>
          <w:sz w:val="22"/>
          <w:szCs w:val="22"/>
        </w:rPr>
        <w:t xml:space="preserve"> in the GOA </w:t>
      </w:r>
      <w:r w:rsidR="00C046AF">
        <w:rPr>
          <w:rFonts w:ascii="Georgia" w:hAnsi="Georgia"/>
          <w:sz w:val="22"/>
          <w:szCs w:val="22"/>
        </w:rPr>
        <w:t xml:space="preserve">and in fact inverts in southeast Alaska. But once again, </w:t>
      </w:r>
      <w:r>
        <w:rPr>
          <w:rFonts w:ascii="Georgia" w:hAnsi="Georgia"/>
          <w:sz w:val="22"/>
          <w:szCs w:val="22"/>
        </w:rPr>
        <w:t>summer risk mitigation is largely a matter of choosing when to fish</w:t>
      </w:r>
      <w:r w:rsidR="00D40BA5" w:rsidRPr="00047F35">
        <w:rPr>
          <w:rFonts w:ascii="Georgia" w:hAnsi="Georgia"/>
          <w:sz w:val="22"/>
          <w:szCs w:val="22"/>
        </w:rPr>
        <w:t>.</w:t>
      </w:r>
    </w:p>
    <w:p w14:paraId="03A82A33" w14:textId="09F6925A" w:rsidR="00D40BA5" w:rsidRPr="00047F35" w:rsidDel="00BF5CA3" w:rsidRDefault="00414569" w:rsidP="00D40BA5">
      <w:pPr>
        <w:pStyle w:val="NormalWeb"/>
        <w:rPr>
          <w:del w:id="95" w:author="courtney" w:date="2025-04-10T12:03:00Z"/>
          <w:rFonts w:ascii="Georgia" w:hAnsi="Georgia"/>
          <w:sz w:val="22"/>
          <w:szCs w:val="22"/>
        </w:rPr>
      </w:pPr>
      <w:r>
        <w:rPr>
          <w:rFonts w:ascii="Georgia" w:hAnsi="Georgia"/>
          <w:sz w:val="22"/>
          <w:szCs w:val="22"/>
        </w:rPr>
        <w:t xml:space="preserve">Finally, while </w:t>
      </w:r>
      <w:r w:rsidR="004A2344">
        <w:rPr>
          <w:rFonts w:ascii="Georgia" w:hAnsi="Georgia"/>
          <w:sz w:val="22"/>
          <w:szCs w:val="22"/>
        </w:rPr>
        <w:t>intra-day timing is an important aspect of minimizing risk of incident capture, we posit that simple rule of thumb heuristics do not always work as there are complex interactions between season, diel patterns, and the depth bin to be fished. As an example, when looking at the depth bin (</w:t>
      </w:r>
      <w:r w:rsidR="00C046AF">
        <w:rPr>
          <w:rFonts w:ascii="Georgia" w:hAnsi="Georgia"/>
          <w:sz w:val="22"/>
          <w:szCs w:val="22"/>
        </w:rPr>
        <w:t>50</w:t>
      </w:r>
      <w:r w:rsidR="004A2344">
        <w:rPr>
          <w:rFonts w:ascii="Georgia" w:hAnsi="Georgia"/>
          <w:sz w:val="22"/>
          <w:szCs w:val="22"/>
        </w:rPr>
        <w:t xml:space="preserve">, </w:t>
      </w:r>
      <w:r w:rsidR="00C046AF">
        <w:rPr>
          <w:rFonts w:ascii="Georgia" w:hAnsi="Georgia"/>
          <w:sz w:val="22"/>
          <w:szCs w:val="22"/>
        </w:rPr>
        <w:t>30</w:t>
      </w:r>
      <w:r w:rsidR="004A2344">
        <w:rPr>
          <w:rFonts w:ascii="Georgia" w:hAnsi="Georgia"/>
          <w:sz w:val="22"/>
          <w:szCs w:val="22"/>
        </w:rPr>
        <w:t>0] in February and August we see</w:t>
      </w:r>
      <w:r w:rsidR="00D40BA5" w:rsidRPr="00047F35">
        <w:rPr>
          <w:rFonts w:ascii="Georgia" w:hAnsi="Georgia"/>
          <w:sz w:val="22"/>
          <w:szCs w:val="22"/>
        </w:rPr>
        <w:t xml:space="preserve"> some interesting interactions with the diurnal activity of the fish </w:t>
      </w:r>
      <w:r w:rsidR="004A2344">
        <w:rPr>
          <w:rFonts w:ascii="Georgia" w:hAnsi="Georgia"/>
          <w:sz w:val="22"/>
          <w:szCs w:val="22"/>
        </w:rPr>
        <w:t>in prediction</w:t>
      </w:r>
      <w:r w:rsidR="00047F35" w:rsidRPr="00047F35">
        <w:rPr>
          <w:rFonts w:ascii="Georgia" w:hAnsi="Georgia"/>
          <w:sz w:val="22"/>
          <w:szCs w:val="22"/>
        </w:rPr>
        <w:t xml:space="preserve"> (</w:t>
      </w:r>
      <w:r w:rsidR="004A2344">
        <w:rPr>
          <w:rFonts w:ascii="Georgia" w:hAnsi="Georgia"/>
          <w:sz w:val="22"/>
          <w:szCs w:val="22"/>
        </w:rPr>
        <w:t>F</w:t>
      </w:r>
      <w:r w:rsidR="00047F35" w:rsidRPr="00047F35">
        <w:rPr>
          <w:rFonts w:ascii="Georgia" w:hAnsi="Georgia"/>
          <w:sz w:val="22"/>
          <w:szCs w:val="22"/>
        </w:rPr>
        <w:t>igure 7)</w:t>
      </w:r>
      <w:r w:rsidR="00D40BA5" w:rsidRPr="00047F35">
        <w:rPr>
          <w:rFonts w:ascii="Georgia" w:hAnsi="Georgia"/>
          <w:sz w:val="22"/>
          <w:szCs w:val="22"/>
        </w:rPr>
        <w:t xml:space="preserve">. In summer (August), risk in the </w:t>
      </w:r>
      <w:r w:rsidR="00C046AF">
        <w:rPr>
          <w:rFonts w:ascii="Georgia" w:hAnsi="Georgia"/>
          <w:sz w:val="22"/>
          <w:szCs w:val="22"/>
        </w:rPr>
        <w:t>50</w:t>
      </w:r>
      <w:r w:rsidR="00D40BA5" w:rsidRPr="00047F35">
        <w:rPr>
          <w:rFonts w:ascii="Georgia" w:hAnsi="Georgia"/>
          <w:sz w:val="22"/>
          <w:szCs w:val="22"/>
        </w:rPr>
        <w:t>–</w:t>
      </w:r>
      <w:r w:rsidR="00C046AF">
        <w:rPr>
          <w:rFonts w:ascii="Georgia" w:hAnsi="Georgia"/>
          <w:sz w:val="22"/>
          <w:szCs w:val="22"/>
        </w:rPr>
        <w:t>300</w:t>
      </w:r>
      <w:r w:rsidR="00D40BA5" w:rsidRPr="00047F35">
        <w:rPr>
          <w:rFonts w:ascii="Georgia" w:hAnsi="Georgia"/>
          <w:sz w:val="22"/>
          <w:szCs w:val="22"/>
        </w:rPr>
        <w:t>m depth bin</w:t>
      </w:r>
      <w:r w:rsidR="00C046AF">
        <w:rPr>
          <w:rFonts w:ascii="Georgia" w:hAnsi="Georgia"/>
          <w:sz w:val="22"/>
          <w:szCs w:val="22"/>
        </w:rPr>
        <w:t>s</w:t>
      </w:r>
      <w:r w:rsidR="00D40BA5" w:rsidRPr="00047F35">
        <w:rPr>
          <w:rFonts w:ascii="Georgia" w:hAnsi="Georgia"/>
          <w:sz w:val="22"/>
          <w:szCs w:val="22"/>
        </w:rPr>
        <w:t xml:space="preserve"> is consistently minimized at night likely indicating that the fish largely occupy the 0-</w:t>
      </w:r>
      <w:r w:rsidR="00C046AF">
        <w:rPr>
          <w:rFonts w:ascii="Georgia" w:hAnsi="Georgia"/>
          <w:sz w:val="22"/>
          <w:szCs w:val="22"/>
        </w:rPr>
        <w:t>50</w:t>
      </w:r>
      <w:r w:rsidR="00D40BA5" w:rsidRPr="00047F35">
        <w:rPr>
          <w:rFonts w:ascii="Georgia" w:hAnsi="Georgia"/>
          <w:sz w:val="22"/>
          <w:szCs w:val="22"/>
        </w:rPr>
        <w:t>m bin</w:t>
      </w:r>
      <w:r w:rsidR="00C046AF">
        <w:rPr>
          <w:rFonts w:ascii="Georgia" w:hAnsi="Georgia"/>
          <w:sz w:val="22"/>
          <w:szCs w:val="22"/>
        </w:rPr>
        <w:t>s</w:t>
      </w:r>
      <w:r w:rsidR="00D40BA5" w:rsidRPr="00047F35">
        <w:rPr>
          <w:rFonts w:ascii="Georgia" w:hAnsi="Georgia"/>
          <w:sz w:val="22"/>
          <w:szCs w:val="22"/>
        </w:rPr>
        <w:t xml:space="preserve"> at night and then shift to lower waters (including the </w:t>
      </w:r>
      <w:r w:rsidR="00C046AF">
        <w:rPr>
          <w:rFonts w:ascii="Georgia" w:hAnsi="Georgia"/>
          <w:sz w:val="22"/>
          <w:szCs w:val="22"/>
        </w:rPr>
        <w:t>50</w:t>
      </w:r>
      <w:r w:rsidR="00D40BA5" w:rsidRPr="00047F35">
        <w:rPr>
          <w:rFonts w:ascii="Georgia" w:hAnsi="Georgia"/>
          <w:sz w:val="22"/>
          <w:szCs w:val="22"/>
        </w:rPr>
        <w:t>-</w:t>
      </w:r>
      <w:r w:rsidR="00C046AF">
        <w:rPr>
          <w:rFonts w:ascii="Georgia" w:hAnsi="Georgia"/>
          <w:sz w:val="22"/>
          <w:szCs w:val="22"/>
        </w:rPr>
        <w:t>30</w:t>
      </w:r>
      <w:r w:rsidR="00D40BA5" w:rsidRPr="00047F35">
        <w:rPr>
          <w:rFonts w:ascii="Georgia" w:hAnsi="Georgia"/>
          <w:sz w:val="22"/>
          <w:szCs w:val="22"/>
        </w:rPr>
        <w:t>0 bin</w:t>
      </w:r>
      <w:r w:rsidR="00C046AF">
        <w:rPr>
          <w:rFonts w:ascii="Georgia" w:hAnsi="Georgia"/>
          <w:sz w:val="22"/>
          <w:szCs w:val="22"/>
        </w:rPr>
        <w:t>s</w:t>
      </w:r>
      <w:r w:rsidR="00D40BA5" w:rsidRPr="00047F35">
        <w:rPr>
          <w:rFonts w:ascii="Georgia" w:hAnsi="Georgia"/>
          <w:sz w:val="22"/>
          <w:szCs w:val="22"/>
        </w:rPr>
        <w:t>) during the day. However</w:t>
      </w:r>
      <w:r w:rsidR="004A2344">
        <w:rPr>
          <w:rFonts w:ascii="Georgia" w:hAnsi="Georgia"/>
          <w:sz w:val="22"/>
          <w:szCs w:val="22"/>
        </w:rPr>
        <w:t>,</w:t>
      </w:r>
      <w:r w:rsidR="00D40BA5" w:rsidRPr="00047F35">
        <w:rPr>
          <w:rFonts w:ascii="Georgia" w:hAnsi="Georgia"/>
          <w:sz w:val="22"/>
          <w:szCs w:val="22"/>
        </w:rPr>
        <w:t xml:space="preserve"> in winter this is not necessarily the case </w:t>
      </w:r>
      <w:r w:rsidR="004A2344">
        <w:rPr>
          <w:rFonts w:ascii="Georgia" w:hAnsi="Georgia"/>
          <w:sz w:val="22"/>
          <w:szCs w:val="22"/>
        </w:rPr>
        <w:t xml:space="preserve">with </w:t>
      </w:r>
      <w:r w:rsidR="007356EA">
        <w:rPr>
          <w:rFonts w:ascii="Georgia" w:hAnsi="Georgia"/>
          <w:sz w:val="22"/>
          <w:szCs w:val="22"/>
        </w:rPr>
        <w:t>most in</w:t>
      </w:r>
      <w:r w:rsidR="004A2344">
        <w:rPr>
          <w:rFonts w:ascii="Georgia" w:hAnsi="Georgia"/>
          <w:sz w:val="22"/>
          <w:szCs w:val="22"/>
        </w:rPr>
        <w:t xml:space="preserve">-shore minimums occurring during the day and some, but not all, </w:t>
      </w:r>
      <w:r w:rsidR="007356EA">
        <w:rPr>
          <w:rFonts w:ascii="Georgia" w:hAnsi="Georgia"/>
          <w:sz w:val="22"/>
          <w:szCs w:val="22"/>
        </w:rPr>
        <w:t>off</w:t>
      </w:r>
      <w:r w:rsidR="004A2344">
        <w:rPr>
          <w:rFonts w:ascii="Georgia" w:hAnsi="Georgia"/>
          <w:sz w:val="22"/>
          <w:szCs w:val="22"/>
        </w:rPr>
        <w:t>-shore minimums happening at night</w:t>
      </w:r>
      <w:r w:rsidR="00D40BA5" w:rsidRPr="00047F35">
        <w:rPr>
          <w:rFonts w:ascii="Georgia" w:hAnsi="Georgia"/>
          <w:sz w:val="22"/>
          <w:szCs w:val="22"/>
        </w:rPr>
        <w:t xml:space="preserve">. </w:t>
      </w:r>
    </w:p>
    <w:p w14:paraId="03BA9224" w14:textId="676CEBC8" w:rsidR="00E313F4" w:rsidRPr="00047F35" w:rsidRDefault="004A2344" w:rsidP="00BF5CA3">
      <w:pPr>
        <w:pStyle w:val="NormalWeb"/>
        <w:pPrChange w:id="96" w:author="courtney" w:date="2025-04-10T12:03:00Z">
          <w:pPr/>
        </w:pPrChange>
      </w:pPr>
      <w:r>
        <w:t>These examples</w:t>
      </w:r>
      <w:r w:rsidR="00D40BA5" w:rsidRPr="00047F35">
        <w:t xml:space="preserve"> highlight the model’s </w:t>
      </w:r>
      <w:r>
        <w:t>usefulness as a tool</w:t>
      </w:r>
      <w:r w:rsidR="00D40BA5" w:rsidRPr="00047F35">
        <w:t xml:space="preserve"> </w:t>
      </w:r>
      <w:r>
        <w:t>to aid in</w:t>
      </w:r>
      <w:r w:rsidR="00D40BA5" w:rsidRPr="00047F35">
        <w:t xml:space="preserve"> </w:t>
      </w:r>
      <w:r>
        <w:t>determining how</w:t>
      </w:r>
      <w:r w:rsidR="00D40BA5" w:rsidRPr="00047F35">
        <w:t xml:space="preserve"> fishing timing and location</w:t>
      </w:r>
      <w:r w:rsidR="00047F35">
        <w:t xml:space="preserve"> </w:t>
      </w:r>
      <w:r>
        <w:t>affects the likelihood of incidental capture</w:t>
      </w:r>
      <w:r w:rsidR="00D40BA5" w:rsidRPr="00047F35">
        <w:t>, allowing stakeholders to navigate risk with increased precision.</w:t>
      </w:r>
    </w:p>
    <w:p w14:paraId="34C9D03A" w14:textId="77777777" w:rsidR="00E313F4" w:rsidRPr="00047F35" w:rsidRDefault="00E313F4" w:rsidP="00E313F4">
      <w:pPr>
        <w:rPr>
          <w:rFonts w:ascii="Georgia" w:hAnsi="Georgia"/>
          <w:sz w:val="22"/>
          <w:szCs w:val="22"/>
        </w:rPr>
      </w:pPr>
    </w:p>
    <w:p w14:paraId="3D461391" w14:textId="7213B9F6" w:rsidR="00E313F4" w:rsidRPr="00047F35" w:rsidRDefault="00E313F4" w:rsidP="00E313F4">
      <w:pPr>
        <w:rPr>
          <w:rFonts w:ascii="Georgia" w:hAnsi="Georgia"/>
          <w:b/>
          <w:bCs/>
        </w:rPr>
      </w:pPr>
      <w:r w:rsidRPr="00047F35">
        <w:rPr>
          <w:rFonts w:ascii="Georgia" w:hAnsi="Georgia"/>
          <w:b/>
          <w:bCs/>
        </w:rPr>
        <w:t>Future Directions</w:t>
      </w:r>
    </w:p>
    <w:p w14:paraId="44697AFE" w14:textId="77777777" w:rsidR="00E313F4" w:rsidRPr="00047F35" w:rsidRDefault="00E313F4" w:rsidP="00E313F4">
      <w:pPr>
        <w:rPr>
          <w:rFonts w:ascii="Georgia" w:hAnsi="Georgia"/>
          <w:sz w:val="22"/>
          <w:szCs w:val="22"/>
        </w:rPr>
      </w:pPr>
    </w:p>
    <w:p w14:paraId="7B7193C1" w14:textId="6A66B89A" w:rsidR="00E313F4" w:rsidRPr="00047F35" w:rsidRDefault="00E313F4" w:rsidP="00E313F4">
      <w:pPr>
        <w:rPr>
          <w:rFonts w:ascii="Georgia" w:hAnsi="Georgia"/>
          <w:sz w:val="22"/>
          <w:szCs w:val="22"/>
        </w:rPr>
      </w:pPr>
      <w:r w:rsidRPr="00047F35">
        <w:rPr>
          <w:rFonts w:ascii="Georgia" w:hAnsi="Georgia"/>
          <w:sz w:val="22"/>
          <w:szCs w:val="22"/>
        </w:rPr>
        <w:t xml:space="preserve">Despite its advantages, the model presents significant usability and digestibility challenges due to the large </w:t>
      </w:r>
      <w:r w:rsidR="00047F35">
        <w:rPr>
          <w:rFonts w:ascii="Georgia" w:hAnsi="Georgia"/>
          <w:sz w:val="22"/>
          <w:szCs w:val="22"/>
        </w:rPr>
        <w:t>volume of predictions it enables</w:t>
      </w:r>
      <w:r w:rsidRPr="00047F35">
        <w:rPr>
          <w:rFonts w:ascii="Georgia" w:hAnsi="Georgia"/>
          <w:sz w:val="22"/>
          <w:szCs w:val="22"/>
        </w:rPr>
        <w:t>. Predictions cover every depth bin, at every hour, across all days within a specific year, for the entire Gulf of Alaska and Eastern Bering Sea—resulting in an overwhelming dataset.</w:t>
      </w:r>
      <w:r w:rsidR="00116839" w:rsidRPr="00047F35">
        <w:rPr>
          <w:rFonts w:ascii="Georgia" w:hAnsi="Georgia"/>
          <w:sz w:val="22"/>
          <w:szCs w:val="22"/>
        </w:rPr>
        <w:t xml:space="preserve"> While the above examples were </w:t>
      </w:r>
      <w:r w:rsidR="00551242" w:rsidRPr="00047F35">
        <w:rPr>
          <w:rFonts w:ascii="Georgia" w:hAnsi="Georgia"/>
          <w:sz w:val="22"/>
          <w:szCs w:val="22"/>
        </w:rPr>
        <w:t>illustrative,</w:t>
      </w:r>
      <w:r w:rsidR="00116839" w:rsidRPr="00047F35">
        <w:rPr>
          <w:rFonts w:ascii="Georgia" w:hAnsi="Georgia"/>
          <w:sz w:val="22"/>
          <w:szCs w:val="22"/>
        </w:rPr>
        <w:t xml:space="preserve"> they were but a drop in the bucket of predictions available.</w:t>
      </w:r>
      <w:r w:rsidRPr="00047F35">
        <w:rPr>
          <w:rFonts w:ascii="Georgia" w:hAnsi="Georgia"/>
          <w:sz w:val="22"/>
          <w:szCs w:val="22"/>
        </w:rPr>
        <w:t xml:space="preserve"> Processing such extensive data requires sophisticated computational resources and data analysis tooling</w:t>
      </w:r>
      <w:r w:rsidR="00EA79C3">
        <w:rPr>
          <w:rFonts w:ascii="Georgia" w:hAnsi="Georgia"/>
          <w:sz w:val="22"/>
          <w:szCs w:val="22"/>
        </w:rPr>
        <w:t xml:space="preserve"> and training</w:t>
      </w:r>
      <w:r w:rsidRPr="00047F35">
        <w:rPr>
          <w:rFonts w:ascii="Georgia" w:hAnsi="Georgia"/>
          <w:sz w:val="22"/>
          <w:szCs w:val="22"/>
        </w:rPr>
        <w:t xml:space="preserve">. </w:t>
      </w:r>
      <w:r w:rsidR="00116839" w:rsidRPr="00047F35">
        <w:rPr>
          <w:rFonts w:ascii="Georgia" w:hAnsi="Georgia"/>
          <w:sz w:val="22"/>
          <w:szCs w:val="22"/>
        </w:rPr>
        <w:t>Therefore</w:t>
      </w:r>
      <w:r w:rsidR="00EA79C3">
        <w:rPr>
          <w:rFonts w:ascii="Georgia" w:hAnsi="Georgia"/>
          <w:sz w:val="22"/>
          <w:szCs w:val="22"/>
        </w:rPr>
        <w:t>,</w:t>
      </w:r>
      <w:r w:rsidR="00116839" w:rsidRPr="00047F35">
        <w:rPr>
          <w:rFonts w:ascii="Georgia" w:hAnsi="Georgia"/>
          <w:sz w:val="22"/>
          <w:szCs w:val="22"/>
        </w:rPr>
        <w:t xml:space="preserve"> a clear next step for this research would be providing an application layer that allows stakeholders to easily navigate and explore the data. </w:t>
      </w:r>
      <w:r w:rsidRPr="00047F35">
        <w:rPr>
          <w:rFonts w:ascii="Georgia" w:hAnsi="Georgia"/>
          <w:sz w:val="22"/>
          <w:szCs w:val="22"/>
        </w:rPr>
        <w:t>This layer must:</w:t>
      </w:r>
    </w:p>
    <w:p w14:paraId="4F3E5DE1" w14:textId="77777777" w:rsidR="00E313F4" w:rsidRPr="00047F35" w:rsidRDefault="00E313F4" w:rsidP="00E313F4">
      <w:pPr>
        <w:rPr>
          <w:rFonts w:ascii="Georgia" w:hAnsi="Georgia"/>
          <w:sz w:val="22"/>
          <w:szCs w:val="22"/>
        </w:rPr>
      </w:pPr>
    </w:p>
    <w:p w14:paraId="0C7E170F" w14:textId="5EC5EAD0"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 xml:space="preserve">Provide hierarchical data navigation, </w:t>
      </w:r>
      <w:r w:rsidR="00073029">
        <w:rPr>
          <w:rFonts w:ascii="Georgia" w:hAnsi="Georgia"/>
          <w:sz w:val="22"/>
          <w:szCs w:val="22"/>
        </w:rPr>
        <w:t>allowing stakeholders to start with the level of summarization that makes most sense to them</w:t>
      </w:r>
      <w:r w:rsidR="006820C9">
        <w:rPr>
          <w:rFonts w:ascii="Georgia" w:hAnsi="Georgia"/>
          <w:sz w:val="22"/>
          <w:szCs w:val="22"/>
        </w:rPr>
        <w:t xml:space="preserve"> and progressively uncover more detail.</w:t>
      </w:r>
    </w:p>
    <w:p w14:paraId="36F289DB" w14:textId="086D5BF3"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Offer multiple views and filters, allowing decision-makers to incorporate specific constraints and easily interpret how different variables affect risk.</w:t>
      </w:r>
    </w:p>
    <w:p w14:paraId="119F6CCE" w14:textId="5E01AE23"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lastRenderedPageBreak/>
        <w:t>Enable interactive visualization tools, so fishermen can dynamically adjust filters and quickly extract relevant risk assessments based on operational constraints.</w:t>
      </w:r>
    </w:p>
    <w:p w14:paraId="2C1DD0F0" w14:textId="77777777" w:rsidR="00E313F4" w:rsidRPr="00047F35" w:rsidRDefault="00E313F4" w:rsidP="00E313F4">
      <w:pPr>
        <w:rPr>
          <w:rFonts w:ascii="Georgia" w:hAnsi="Georgia"/>
          <w:sz w:val="22"/>
          <w:szCs w:val="22"/>
        </w:rPr>
      </w:pPr>
    </w:p>
    <w:p w14:paraId="0EE54036" w14:textId="77777777" w:rsidR="00E313F4" w:rsidRPr="00047F35" w:rsidRDefault="00E313F4" w:rsidP="00E313F4">
      <w:pPr>
        <w:rPr>
          <w:rFonts w:ascii="Georgia" w:hAnsi="Georgia"/>
          <w:sz w:val="22"/>
          <w:szCs w:val="22"/>
        </w:rPr>
      </w:pPr>
      <w:r w:rsidRPr="00047F35">
        <w:rPr>
          <w:rFonts w:ascii="Georgia" w:hAnsi="Georgia"/>
          <w:sz w:val="22"/>
          <w:szCs w:val="22"/>
        </w:rPr>
        <w:t>Additionally, enhancing the model with expanded data sources could improve predictive capabilities. Environmental covariates, such as mixed-layer thickness, showed minimal effect in validation, likely due to their correlation with seasonality. More targeted data collection across environmental gradients—ensuring coverage across different seasons and times of day—could allow for better differentiation of these effects.</w:t>
      </w:r>
    </w:p>
    <w:p w14:paraId="0BDD13DD" w14:textId="77777777" w:rsidR="00E313F4" w:rsidRPr="00047F35" w:rsidRDefault="00E313F4" w:rsidP="00E313F4">
      <w:pPr>
        <w:rPr>
          <w:rFonts w:ascii="Georgia" w:hAnsi="Georgia"/>
          <w:sz w:val="22"/>
          <w:szCs w:val="22"/>
        </w:rPr>
      </w:pPr>
    </w:p>
    <w:p w14:paraId="3B4FBA43" w14:textId="1FB88F61" w:rsidR="00E313F4" w:rsidRPr="00047F35" w:rsidRDefault="00E313F4" w:rsidP="00E313F4">
      <w:pPr>
        <w:rPr>
          <w:rFonts w:ascii="Georgia" w:hAnsi="Georgia"/>
          <w:sz w:val="22"/>
          <w:szCs w:val="22"/>
        </w:rPr>
      </w:pPr>
      <w:commentRangeStart w:id="97"/>
      <w:r w:rsidRPr="00047F35">
        <w:rPr>
          <w:rFonts w:ascii="Georgia" w:hAnsi="Georgia"/>
          <w:sz w:val="22"/>
          <w:szCs w:val="22"/>
        </w:rPr>
        <w:t xml:space="preserve">Another critical area for improvement is stock-specific risk assessment. </w:t>
      </w:r>
      <w:commentRangeEnd w:id="97"/>
      <w:r w:rsidR="00DA3DAB">
        <w:rPr>
          <w:rStyle w:val="CommentReference"/>
        </w:rPr>
        <w:commentReference w:id="97"/>
      </w:r>
      <w:r w:rsidRPr="00047F35">
        <w:rPr>
          <w:rFonts w:ascii="Georgia" w:hAnsi="Georgia"/>
          <w:sz w:val="22"/>
          <w:szCs w:val="22"/>
        </w:rPr>
        <w:t xml:space="preserve">Chinook salmon exist in multiple </w:t>
      </w:r>
      <w:proofErr w:type="spellStart"/>
      <w:r w:rsidRPr="00047F35">
        <w:rPr>
          <w:rFonts w:ascii="Georgia" w:hAnsi="Georgia"/>
          <w:sz w:val="22"/>
          <w:szCs w:val="22"/>
        </w:rPr>
        <w:t>substocks</w:t>
      </w:r>
      <w:proofErr w:type="spellEnd"/>
      <w:r w:rsidRPr="00047F35">
        <w:rPr>
          <w:rFonts w:ascii="Georgia" w:hAnsi="Georgia"/>
          <w:sz w:val="22"/>
          <w:szCs w:val="22"/>
        </w:rPr>
        <w:t xml:space="preserve">, some more vulnerable than others. If </w:t>
      </w:r>
      <w:r w:rsidR="00073029">
        <w:rPr>
          <w:rFonts w:ascii="Georgia" w:hAnsi="Georgia"/>
          <w:sz w:val="22"/>
          <w:szCs w:val="22"/>
        </w:rPr>
        <w:t>stakeholders</w:t>
      </w:r>
      <w:r w:rsidRPr="00047F35">
        <w:rPr>
          <w:rFonts w:ascii="Georgia" w:hAnsi="Georgia"/>
          <w:sz w:val="22"/>
          <w:szCs w:val="22"/>
        </w:rPr>
        <w:t xml:space="preserve"> had access to fine-scale depth occupancy assessments that </w:t>
      </w:r>
      <w:r w:rsidR="006820C9">
        <w:rPr>
          <w:rFonts w:ascii="Georgia" w:hAnsi="Georgia"/>
          <w:sz w:val="22"/>
          <w:szCs w:val="22"/>
        </w:rPr>
        <w:t xml:space="preserve">could </w:t>
      </w:r>
      <w:r w:rsidRPr="00047F35">
        <w:rPr>
          <w:rFonts w:ascii="Georgia" w:hAnsi="Georgia"/>
          <w:sz w:val="22"/>
          <w:szCs w:val="22"/>
        </w:rPr>
        <w:t xml:space="preserve">differentiate between high-risk and low-risk </w:t>
      </w:r>
      <w:proofErr w:type="spellStart"/>
      <w:r w:rsidRPr="00047F35">
        <w:rPr>
          <w:rFonts w:ascii="Georgia" w:hAnsi="Georgia"/>
          <w:sz w:val="22"/>
          <w:szCs w:val="22"/>
        </w:rPr>
        <w:t>substocks</w:t>
      </w:r>
      <w:proofErr w:type="spellEnd"/>
      <w:r w:rsidRPr="00047F35">
        <w:rPr>
          <w:rFonts w:ascii="Georgia" w:hAnsi="Georgia"/>
          <w:sz w:val="22"/>
          <w:szCs w:val="22"/>
        </w:rPr>
        <w:t xml:space="preserve">, they could refine their avoidance strategies further. Expanding data collection efforts to include genetic or tag-based identification of these </w:t>
      </w:r>
      <w:proofErr w:type="spellStart"/>
      <w:r w:rsidRPr="00047F35">
        <w:rPr>
          <w:rFonts w:ascii="Georgia" w:hAnsi="Georgia"/>
          <w:sz w:val="22"/>
          <w:szCs w:val="22"/>
        </w:rPr>
        <w:t>substocks</w:t>
      </w:r>
      <w:proofErr w:type="spellEnd"/>
      <w:r w:rsidRPr="00047F35">
        <w:rPr>
          <w:rFonts w:ascii="Georgia" w:hAnsi="Georgia"/>
          <w:sz w:val="22"/>
          <w:szCs w:val="22"/>
        </w:rPr>
        <w:t xml:space="preserve"> would be a valuable step forward.</w:t>
      </w:r>
    </w:p>
    <w:p w14:paraId="7FA6D98C" w14:textId="77777777" w:rsidR="00E313F4" w:rsidRPr="00047F35" w:rsidRDefault="00E313F4" w:rsidP="00E313F4">
      <w:pPr>
        <w:rPr>
          <w:rFonts w:ascii="Georgia" w:hAnsi="Georgia"/>
          <w:sz w:val="22"/>
          <w:szCs w:val="22"/>
        </w:rPr>
      </w:pPr>
    </w:p>
    <w:p w14:paraId="624F7019" w14:textId="2290F090" w:rsidR="00BC41B4" w:rsidRPr="00047F35" w:rsidRDefault="006820C9" w:rsidP="00E313F4">
      <w:pPr>
        <w:rPr>
          <w:rFonts w:ascii="Georgia" w:hAnsi="Georgia"/>
          <w:sz w:val="22"/>
          <w:szCs w:val="22"/>
        </w:rPr>
      </w:pPr>
      <w:r>
        <w:rPr>
          <w:rFonts w:ascii="Georgia" w:hAnsi="Georgia"/>
          <w:sz w:val="22"/>
          <w:szCs w:val="22"/>
        </w:rPr>
        <w:t>Furthermore,</w:t>
      </w:r>
      <w:r w:rsidR="00E313F4" w:rsidRPr="00047F35">
        <w:rPr>
          <w:rFonts w:ascii="Georgia" w:hAnsi="Georgia"/>
          <w:sz w:val="22"/>
          <w:szCs w:val="22"/>
        </w:rPr>
        <w:t xml:space="preserve"> </w:t>
      </w:r>
      <w:r w:rsidR="00EB32B9" w:rsidRPr="00047F35">
        <w:rPr>
          <w:rFonts w:ascii="Georgia" w:hAnsi="Georgia"/>
          <w:sz w:val="22"/>
          <w:szCs w:val="22"/>
        </w:rPr>
        <w:t xml:space="preserve">this kind of </w:t>
      </w:r>
      <w:r w:rsidR="00E313F4" w:rsidRPr="00047F35">
        <w:rPr>
          <w:rFonts w:ascii="Georgia" w:hAnsi="Georgia"/>
          <w:sz w:val="22"/>
          <w:szCs w:val="22"/>
        </w:rPr>
        <w:t xml:space="preserve">risk assessment </w:t>
      </w:r>
      <w:r w:rsidR="00EB32B9" w:rsidRPr="00047F35">
        <w:rPr>
          <w:rFonts w:ascii="Georgia" w:hAnsi="Georgia"/>
          <w:sz w:val="22"/>
          <w:szCs w:val="22"/>
        </w:rPr>
        <w:t>will be</w:t>
      </w:r>
      <w:r w:rsidR="00E313F4" w:rsidRPr="00047F35">
        <w:rPr>
          <w:rFonts w:ascii="Georgia" w:hAnsi="Georgia"/>
          <w:sz w:val="22"/>
          <w:szCs w:val="22"/>
        </w:rPr>
        <w:t xml:space="preserve"> most effective when paired with </w:t>
      </w:r>
      <w:r w:rsidR="00EB32B9" w:rsidRPr="00047F35">
        <w:rPr>
          <w:rFonts w:ascii="Georgia" w:hAnsi="Georgia"/>
          <w:sz w:val="22"/>
          <w:szCs w:val="22"/>
        </w:rPr>
        <w:t>other kinds of models. One example would be an abundance forecast of Chinook.</w:t>
      </w:r>
      <w:r w:rsidR="00E313F4" w:rsidRPr="00047F35">
        <w:rPr>
          <w:rFonts w:ascii="Georgia" w:hAnsi="Georgia"/>
          <w:sz w:val="22"/>
          <w:szCs w:val="22"/>
        </w:rPr>
        <w:t xml:space="preserve"> The current model estimates the likelihood of fish occurring at different depths, given their presence, but it does not predict overall </w:t>
      </w:r>
      <w:ins w:id="98" w:author="courtney" w:date="2025-04-10T12:14:00Z">
        <w:r w:rsidR="00DA3DAB">
          <w:rPr>
            <w:rFonts w:ascii="Georgia" w:hAnsi="Georgia"/>
            <w:sz w:val="22"/>
            <w:szCs w:val="22"/>
          </w:rPr>
          <w:t xml:space="preserve">local? </w:t>
        </w:r>
      </w:ins>
      <w:r w:rsidR="00E313F4" w:rsidRPr="00047F35">
        <w:rPr>
          <w:rFonts w:ascii="Georgia" w:hAnsi="Georgia"/>
          <w:sz w:val="22"/>
          <w:szCs w:val="22"/>
        </w:rPr>
        <w:t xml:space="preserve">abundance. </w:t>
      </w:r>
      <w:commentRangeStart w:id="99"/>
      <w:r w:rsidR="00E313F4" w:rsidRPr="00047F35">
        <w:rPr>
          <w:rFonts w:ascii="Georgia" w:hAnsi="Georgia"/>
          <w:sz w:val="22"/>
          <w:szCs w:val="22"/>
        </w:rPr>
        <w:t>Even in high-risk depth zones, if overall Chinook abundance is predicted to be low, the practical risk of bycatch remains manageable.</w:t>
      </w:r>
      <w:commentRangeEnd w:id="99"/>
      <w:r w:rsidR="008462E2">
        <w:rPr>
          <w:rStyle w:val="CommentReference"/>
        </w:rPr>
        <w:commentReference w:id="99"/>
      </w:r>
    </w:p>
    <w:p w14:paraId="5BAA524F" w14:textId="77777777" w:rsidR="00EB32B9" w:rsidRPr="00047F35" w:rsidRDefault="00EB32B9" w:rsidP="00E313F4">
      <w:pPr>
        <w:rPr>
          <w:rFonts w:ascii="Georgia" w:hAnsi="Georgia"/>
          <w:sz w:val="22"/>
          <w:szCs w:val="22"/>
        </w:rPr>
      </w:pPr>
    </w:p>
    <w:p w14:paraId="03FC209C" w14:textId="667B05FC" w:rsidR="00EB32B9" w:rsidRPr="00047F35" w:rsidRDefault="006820C9" w:rsidP="00E313F4">
      <w:pPr>
        <w:rPr>
          <w:rFonts w:ascii="Georgia" w:hAnsi="Georgia"/>
          <w:sz w:val="22"/>
          <w:szCs w:val="22"/>
        </w:rPr>
      </w:pPr>
      <w:commentRangeStart w:id="100"/>
      <w:r>
        <w:rPr>
          <w:rFonts w:ascii="Georgia" w:hAnsi="Georgia"/>
          <w:sz w:val="22"/>
          <w:szCs w:val="22"/>
        </w:rPr>
        <w:t>Finally</w:t>
      </w:r>
      <w:r w:rsidR="00B56D9A" w:rsidRPr="00047F35">
        <w:rPr>
          <w:rFonts w:ascii="Georgia" w:hAnsi="Georgia"/>
          <w:sz w:val="22"/>
          <w:szCs w:val="22"/>
        </w:rPr>
        <w:t>,</w:t>
      </w:r>
      <w:r w:rsidR="00EB32B9" w:rsidRPr="00047F35">
        <w:rPr>
          <w:rFonts w:ascii="Georgia" w:hAnsi="Georgia"/>
          <w:sz w:val="22"/>
          <w:szCs w:val="22"/>
        </w:rPr>
        <w:t xml:space="preserve"> </w:t>
      </w:r>
      <w:r w:rsidR="004A2344">
        <w:rPr>
          <w:rFonts w:ascii="Georgia" w:hAnsi="Georgia"/>
          <w:sz w:val="22"/>
          <w:szCs w:val="22"/>
        </w:rPr>
        <w:t xml:space="preserve">as was stated in the introduction, </w:t>
      </w:r>
      <w:r w:rsidR="00EB32B9" w:rsidRPr="00047F35">
        <w:rPr>
          <w:rFonts w:ascii="Georgia" w:hAnsi="Georgia"/>
          <w:sz w:val="22"/>
          <w:szCs w:val="22"/>
        </w:rPr>
        <w:t>this model is only half of the picture</w:t>
      </w:r>
      <w:r w:rsidR="00073029">
        <w:rPr>
          <w:rFonts w:ascii="Georgia" w:hAnsi="Georgia"/>
          <w:sz w:val="22"/>
          <w:szCs w:val="22"/>
        </w:rPr>
        <w:t xml:space="preserve"> when it comes to bycatch avoidance in the walleye pollock fishery specifically</w:t>
      </w:r>
      <w:r w:rsidR="00EB32B9" w:rsidRPr="00047F35">
        <w:rPr>
          <w:rFonts w:ascii="Georgia" w:hAnsi="Georgia"/>
          <w:sz w:val="22"/>
          <w:szCs w:val="22"/>
        </w:rPr>
        <w:t xml:space="preserve">. </w:t>
      </w:r>
      <w:r w:rsidR="00073029">
        <w:rPr>
          <w:rFonts w:ascii="Georgia" w:hAnsi="Georgia"/>
          <w:sz w:val="22"/>
          <w:szCs w:val="22"/>
        </w:rPr>
        <w:t xml:space="preserve">Pairing this </w:t>
      </w:r>
      <w:r w:rsidR="004A2344">
        <w:rPr>
          <w:rFonts w:ascii="Georgia" w:hAnsi="Georgia"/>
          <w:sz w:val="22"/>
          <w:szCs w:val="22"/>
        </w:rPr>
        <w:t xml:space="preserve">with </w:t>
      </w:r>
      <w:r w:rsidR="00073029">
        <w:rPr>
          <w:rFonts w:ascii="Georgia" w:hAnsi="Georgia"/>
          <w:sz w:val="22"/>
          <w:szCs w:val="22"/>
        </w:rPr>
        <w:t xml:space="preserve">a similar model built over pollock depth occupancy data would allow for much more targeted identification of areas and times where Chinook and pollock depth occupancy </w:t>
      </w:r>
      <w:r w:rsidR="004A2344">
        <w:rPr>
          <w:rFonts w:ascii="Georgia" w:hAnsi="Georgia"/>
          <w:sz w:val="22"/>
          <w:szCs w:val="22"/>
        </w:rPr>
        <w:t>are</w:t>
      </w:r>
      <w:r w:rsidR="00073029">
        <w:rPr>
          <w:rFonts w:ascii="Georgia" w:hAnsi="Georgia"/>
          <w:sz w:val="22"/>
          <w:szCs w:val="22"/>
        </w:rPr>
        <w:t xml:space="preserve"> out of sync. </w:t>
      </w:r>
      <w:commentRangeEnd w:id="100"/>
      <w:r w:rsidR="00E87A70">
        <w:rPr>
          <w:rStyle w:val="CommentReference"/>
        </w:rPr>
        <w:commentReference w:id="100"/>
      </w:r>
    </w:p>
    <w:p w14:paraId="0C1CEDC7" w14:textId="77777777" w:rsidR="00DB6747" w:rsidRPr="00047F35" w:rsidRDefault="00DB6747" w:rsidP="00E313F4">
      <w:pPr>
        <w:rPr>
          <w:rFonts w:ascii="Georgia" w:hAnsi="Georgia"/>
          <w:sz w:val="22"/>
          <w:szCs w:val="22"/>
        </w:rPr>
      </w:pPr>
    </w:p>
    <w:p w14:paraId="7C59E298" w14:textId="6091E9FA" w:rsidR="00DB6747" w:rsidRPr="00047F35" w:rsidRDefault="00DB6747" w:rsidP="00E313F4">
      <w:pPr>
        <w:rPr>
          <w:rFonts w:ascii="Georgia" w:hAnsi="Georgia"/>
          <w:b/>
          <w:bCs/>
          <w:sz w:val="32"/>
          <w:szCs w:val="32"/>
        </w:rPr>
      </w:pPr>
      <w:r w:rsidRPr="00047F35">
        <w:rPr>
          <w:rFonts w:ascii="Georgia" w:hAnsi="Georgia"/>
          <w:b/>
          <w:bCs/>
          <w:sz w:val="32"/>
          <w:szCs w:val="32"/>
        </w:rPr>
        <w:t>Conclusion</w:t>
      </w:r>
    </w:p>
    <w:p w14:paraId="6EF771FB" w14:textId="77777777" w:rsidR="00DB6747" w:rsidRPr="00047F35" w:rsidRDefault="00DB6747" w:rsidP="00E313F4">
      <w:pPr>
        <w:rPr>
          <w:rFonts w:ascii="Georgia" w:hAnsi="Georgia"/>
          <w:sz w:val="22"/>
          <w:szCs w:val="22"/>
        </w:rPr>
      </w:pPr>
    </w:p>
    <w:p w14:paraId="1D450C5B" w14:textId="5A75F878" w:rsidR="00DB6747" w:rsidRPr="00047F35" w:rsidRDefault="00DB6747" w:rsidP="00E313F4">
      <w:pPr>
        <w:rPr>
          <w:rFonts w:ascii="Georgia" w:hAnsi="Georgia"/>
          <w:sz w:val="22"/>
          <w:szCs w:val="22"/>
        </w:rPr>
      </w:pPr>
      <w:r w:rsidRPr="00047F35">
        <w:rPr>
          <w:rFonts w:ascii="Georgia" w:hAnsi="Georgia"/>
          <w:sz w:val="22"/>
          <w:szCs w:val="22"/>
        </w:rPr>
        <w:t xml:space="preserve">This study demonstrates the effectiveness of a probabilistic deep learning classifier in predicting Chinook salmon depth occupancy, offering a valuable tool for </w:t>
      </w:r>
      <w:r w:rsidR="00967F22">
        <w:rPr>
          <w:rFonts w:ascii="Georgia" w:hAnsi="Georgia"/>
          <w:sz w:val="22"/>
          <w:szCs w:val="22"/>
        </w:rPr>
        <w:t>informing context specific by-catch avoidance strategies</w:t>
      </w:r>
      <w:r w:rsidRPr="00047F35">
        <w:rPr>
          <w:rFonts w:ascii="Georgia" w:hAnsi="Georgia"/>
          <w:sz w:val="22"/>
          <w:szCs w:val="22"/>
        </w:rPr>
        <w:t xml:space="preserve">. By leveraging </w:t>
      </w:r>
      <w:r w:rsidR="00967F22">
        <w:rPr>
          <w:rFonts w:ascii="Georgia" w:hAnsi="Georgia"/>
          <w:sz w:val="22"/>
          <w:szCs w:val="22"/>
        </w:rPr>
        <w:t>local context</w:t>
      </w:r>
      <w:r w:rsidRPr="00047F35">
        <w:rPr>
          <w:rFonts w:ascii="Georgia" w:hAnsi="Georgia"/>
          <w:sz w:val="22"/>
          <w:szCs w:val="22"/>
        </w:rPr>
        <w:t>, our model provides fine-scale predictions that expand upon known seasonal, diel, and spatial patterns in salmon distribution. This approach allows fishers and managers to make more informed decisions by identifying optimal fishing times and locations that minimize bycatch risk.</w:t>
      </w:r>
    </w:p>
    <w:p w14:paraId="026FE5B3" w14:textId="77777777" w:rsidR="00DB6747" w:rsidRPr="00047F35" w:rsidRDefault="00DB6747" w:rsidP="00E313F4">
      <w:pPr>
        <w:rPr>
          <w:rFonts w:ascii="Georgia" w:hAnsi="Georgia"/>
          <w:sz w:val="22"/>
          <w:szCs w:val="22"/>
        </w:rPr>
      </w:pPr>
    </w:p>
    <w:p w14:paraId="38A1B226" w14:textId="7EE68496" w:rsidR="00DB6747" w:rsidRPr="00047F35" w:rsidRDefault="00DB6747" w:rsidP="00E313F4">
      <w:pPr>
        <w:rPr>
          <w:rFonts w:ascii="Georgia" w:hAnsi="Georgia"/>
          <w:sz w:val="22"/>
          <w:szCs w:val="22"/>
        </w:rPr>
      </w:pPr>
      <w:r w:rsidRPr="00047F35">
        <w:rPr>
          <w:rFonts w:ascii="Georgia" w:hAnsi="Georgia"/>
          <w:sz w:val="22"/>
          <w:szCs w:val="22"/>
        </w:rPr>
        <w:t>Future work should focus on expanding data collection to improve model accuracy</w:t>
      </w:r>
      <w:r w:rsidR="00967F22">
        <w:rPr>
          <w:rFonts w:ascii="Georgia" w:hAnsi="Georgia"/>
          <w:sz w:val="22"/>
          <w:szCs w:val="22"/>
        </w:rPr>
        <w:t xml:space="preserve"> and reduce bias </w:t>
      </w:r>
      <w:r w:rsidRPr="00047F35">
        <w:rPr>
          <w:rFonts w:ascii="Georgia" w:hAnsi="Georgia"/>
          <w:sz w:val="22"/>
          <w:szCs w:val="22"/>
        </w:rPr>
        <w:t>and developing user-friendly tools that allow stakeholders to efficiently interpret and apply model outputs. By integrating these refinements, the predictive power of this approach can be further enhanced, supporting more dynamic and responsive bycatch mitigation strategies.</w:t>
      </w:r>
    </w:p>
    <w:p w14:paraId="7779493B" w14:textId="77777777" w:rsidR="006B4E0F" w:rsidRPr="00047F35" w:rsidRDefault="006B4E0F" w:rsidP="00CF610C">
      <w:pPr>
        <w:rPr>
          <w:rFonts w:ascii="Georgia" w:hAnsi="Georgia"/>
          <w:sz w:val="22"/>
          <w:szCs w:val="22"/>
        </w:rPr>
      </w:pPr>
    </w:p>
    <w:p w14:paraId="1E55D311" w14:textId="34EBEB82" w:rsidR="004D50A3" w:rsidRPr="00047F35" w:rsidRDefault="004D50A3" w:rsidP="00CF610C">
      <w:pPr>
        <w:rPr>
          <w:rFonts w:ascii="Georgia" w:hAnsi="Georgia"/>
          <w:b/>
          <w:bCs/>
          <w:sz w:val="32"/>
          <w:szCs w:val="32"/>
        </w:rPr>
      </w:pPr>
      <w:r w:rsidRPr="00047F35">
        <w:rPr>
          <w:rFonts w:ascii="Georgia" w:hAnsi="Georgia"/>
          <w:b/>
          <w:bCs/>
          <w:sz w:val="32"/>
          <w:szCs w:val="32"/>
        </w:rPr>
        <w:t>References</w:t>
      </w:r>
    </w:p>
    <w:p w14:paraId="104DE29B" w14:textId="77777777" w:rsidR="00C25772" w:rsidRPr="00047F35" w:rsidRDefault="00C25772" w:rsidP="00CF610C">
      <w:pPr>
        <w:rPr>
          <w:rFonts w:ascii="Georgia" w:hAnsi="Georgia"/>
          <w:b/>
          <w:bCs/>
          <w:sz w:val="32"/>
          <w:szCs w:val="32"/>
        </w:rPr>
      </w:pPr>
    </w:p>
    <w:p w14:paraId="31D08164" w14:textId="7BEEA60E" w:rsidR="00F76C97" w:rsidRDefault="00F76C97" w:rsidP="00CF610C">
      <w:pPr>
        <w:rPr>
          <w:rFonts w:ascii="Georgia" w:hAnsi="Georgia"/>
          <w:sz w:val="22"/>
          <w:szCs w:val="22"/>
        </w:rPr>
      </w:pPr>
      <w:r w:rsidRPr="00F76C97">
        <w:rPr>
          <w:rFonts w:ascii="Georgia" w:hAnsi="Georgia"/>
          <w:sz w:val="22"/>
          <w:szCs w:val="22"/>
        </w:rPr>
        <w:t xml:space="preserve">Abbott, J. K., &amp; Haynie, A. C. (2012). </w:t>
      </w:r>
      <w:r w:rsidRPr="00F76C97">
        <w:rPr>
          <w:rFonts w:ascii="Georgia" w:hAnsi="Georgia"/>
          <w:i/>
          <w:iCs/>
          <w:sz w:val="22"/>
          <w:szCs w:val="22"/>
        </w:rPr>
        <w:t>What are we protecting? Fisher behavior and the unintended consequences of spatial closures as a fishery management tool.</w:t>
      </w:r>
      <w:r w:rsidRPr="00F76C97">
        <w:rPr>
          <w:rFonts w:ascii="Georgia" w:hAnsi="Georgia"/>
          <w:sz w:val="22"/>
          <w:szCs w:val="22"/>
        </w:rPr>
        <w:t xml:space="preserve"> Ecological Applications, 22(3), 762–777. </w:t>
      </w:r>
      <w:hyperlink r:id="rId19" w:history="1">
        <w:r w:rsidRPr="00F76C97">
          <w:rPr>
            <w:rStyle w:val="Hyperlink"/>
            <w:rFonts w:ascii="Georgia" w:hAnsi="Georgia"/>
            <w:sz w:val="22"/>
            <w:szCs w:val="22"/>
          </w:rPr>
          <w:t>https://doi.org/10.1890/11-1319.1</w:t>
        </w:r>
      </w:hyperlink>
    </w:p>
    <w:p w14:paraId="4658667E" w14:textId="77777777" w:rsidR="00F76C97" w:rsidRDefault="00F76C97" w:rsidP="00CF610C">
      <w:pPr>
        <w:rPr>
          <w:rFonts w:ascii="Georgia" w:hAnsi="Georgia"/>
          <w:sz w:val="22"/>
          <w:szCs w:val="22"/>
        </w:rPr>
      </w:pPr>
    </w:p>
    <w:p w14:paraId="434047ED" w14:textId="616E13A5" w:rsidR="00F76C97" w:rsidRDefault="00F76C97" w:rsidP="00CF610C">
      <w:pPr>
        <w:rPr>
          <w:rFonts w:ascii="Georgia" w:hAnsi="Georgia"/>
          <w:sz w:val="22"/>
          <w:szCs w:val="22"/>
        </w:rPr>
      </w:pPr>
      <w:r w:rsidRPr="00F76C97">
        <w:rPr>
          <w:rFonts w:ascii="Georgia" w:hAnsi="Georgia"/>
          <w:sz w:val="22"/>
          <w:szCs w:val="22"/>
        </w:rPr>
        <w:t xml:space="preserve">Alaska Department of Fish and Game. (2025). </w:t>
      </w:r>
      <w:r w:rsidRPr="00F76C97">
        <w:rPr>
          <w:rStyle w:val="Emphasis"/>
          <w:rFonts w:ascii="Georgia" w:hAnsi="Georgia"/>
          <w:sz w:val="22"/>
          <w:szCs w:val="22"/>
        </w:rPr>
        <w:t xml:space="preserve">Walleye </w:t>
      </w:r>
      <w:proofErr w:type="spellStart"/>
      <w:r w:rsidRPr="00F76C97">
        <w:rPr>
          <w:rStyle w:val="Emphasis"/>
          <w:rFonts w:ascii="Georgia" w:hAnsi="Georgia"/>
          <w:sz w:val="22"/>
          <w:szCs w:val="22"/>
        </w:rPr>
        <w:t>pollock</w:t>
      </w:r>
      <w:proofErr w:type="spellEnd"/>
      <w:r w:rsidRPr="00F76C97">
        <w:rPr>
          <w:rStyle w:val="Emphasis"/>
          <w:rFonts w:ascii="Georgia" w:hAnsi="Georgia"/>
          <w:sz w:val="22"/>
          <w:szCs w:val="22"/>
        </w:rPr>
        <w:t xml:space="preserve"> (</w:t>
      </w:r>
      <w:proofErr w:type="spellStart"/>
      <w:r w:rsidRPr="00F76C97">
        <w:rPr>
          <w:rStyle w:val="Emphasis"/>
          <w:rFonts w:ascii="Georgia" w:hAnsi="Georgia"/>
          <w:sz w:val="22"/>
          <w:szCs w:val="22"/>
        </w:rPr>
        <w:t>Gadus</w:t>
      </w:r>
      <w:proofErr w:type="spellEnd"/>
      <w:r w:rsidRPr="00F76C97">
        <w:rPr>
          <w:rStyle w:val="Emphasis"/>
          <w:rFonts w:ascii="Georgia" w:hAnsi="Georgia"/>
          <w:sz w:val="22"/>
          <w:szCs w:val="22"/>
        </w:rPr>
        <w:t xml:space="preserve"> </w:t>
      </w:r>
      <w:proofErr w:type="spellStart"/>
      <w:r w:rsidRPr="00F76C97">
        <w:rPr>
          <w:rStyle w:val="Emphasis"/>
          <w:rFonts w:ascii="Georgia" w:hAnsi="Georgia"/>
          <w:sz w:val="22"/>
          <w:szCs w:val="22"/>
        </w:rPr>
        <w:t>chalcogrammus</w:t>
      </w:r>
      <w:proofErr w:type="spellEnd"/>
      <w:r w:rsidRPr="00F76C97">
        <w:rPr>
          <w:rStyle w:val="Emphasis"/>
          <w:rFonts w:ascii="Georgia" w:hAnsi="Georgia"/>
          <w:sz w:val="22"/>
          <w:szCs w:val="22"/>
        </w:rPr>
        <w:t>) species profile</w:t>
      </w:r>
      <w:r w:rsidRPr="00F76C97">
        <w:rPr>
          <w:rFonts w:ascii="Georgia" w:hAnsi="Georgia"/>
          <w:sz w:val="22"/>
          <w:szCs w:val="22"/>
        </w:rPr>
        <w:t xml:space="preserve">. Retrieved February 27, 2025, from </w:t>
      </w:r>
      <w:hyperlink r:id="rId20" w:tgtFrame="_new" w:history="1">
        <w:r w:rsidRPr="00F76C97">
          <w:rPr>
            <w:rStyle w:val="Hyperlink"/>
            <w:rFonts w:ascii="Georgia" w:hAnsi="Georgia"/>
            <w:sz w:val="22"/>
            <w:szCs w:val="22"/>
          </w:rPr>
          <w:t>https://www.adfg.alaska.gov/index.cfm?adfg=walleyepollock.printerfriendly</w:t>
        </w:r>
      </w:hyperlink>
    </w:p>
    <w:p w14:paraId="227FE580" w14:textId="77777777" w:rsidR="00F76C97" w:rsidRDefault="00F76C97" w:rsidP="00CF610C">
      <w:pPr>
        <w:rPr>
          <w:rFonts w:ascii="Georgia" w:hAnsi="Georgia"/>
          <w:sz w:val="22"/>
          <w:szCs w:val="22"/>
        </w:rPr>
      </w:pPr>
    </w:p>
    <w:p w14:paraId="119430DF" w14:textId="58745F33" w:rsidR="00F76C97" w:rsidRDefault="00F76C97" w:rsidP="00CF610C">
      <w:pPr>
        <w:rPr>
          <w:rFonts w:ascii="Georgia" w:hAnsi="Georgia"/>
          <w:sz w:val="22"/>
          <w:szCs w:val="22"/>
        </w:rPr>
      </w:pPr>
      <w:proofErr w:type="spellStart"/>
      <w:r w:rsidRPr="00F76C97">
        <w:rPr>
          <w:rFonts w:ascii="Georgia" w:hAnsi="Georgia"/>
          <w:sz w:val="22"/>
          <w:szCs w:val="22"/>
        </w:rPr>
        <w:lastRenderedPageBreak/>
        <w:t>Arostegui</w:t>
      </w:r>
      <w:proofErr w:type="spellEnd"/>
      <w:r w:rsidRPr="00F76C97">
        <w:rPr>
          <w:rFonts w:ascii="Georgia" w:hAnsi="Georgia"/>
          <w:sz w:val="22"/>
          <w:szCs w:val="22"/>
        </w:rPr>
        <w:t xml:space="preserve">, M. C., Essington, T. E., &amp; Quinn, T. P. (2017). </w:t>
      </w:r>
      <w:r w:rsidRPr="00F76C97">
        <w:rPr>
          <w:rFonts w:ascii="Georgia" w:hAnsi="Georgia"/>
          <w:i/>
          <w:iCs/>
          <w:sz w:val="22"/>
          <w:szCs w:val="22"/>
        </w:rPr>
        <w:t>Interpreting vertical movement behavior with holistic examination of depth distribution: A novel method reveals cryptic diel activity patterns of Chinook salmon in the Salish Sea.</w:t>
      </w:r>
      <w:r w:rsidRPr="00F76C97">
        <w:rPr>
          <w:rFonts w:ascii="Georgia" w:hAnsi="Georgia"/>
          <w:sz w:val="22"/>
          <w:szCs w:val="22"/>
        </w:rPr>
        <w:t xml:space="preserve"> Animal Biotelemetry, 5(1), 2. </w:t>
      </w:r>
      <w:hyperlink r:id="rId21" w:history="1">
        <w:r w:rsidRPr="00F76C97">
          <w:rPr>
            <w:rStyle w:val="Hyperlink"/>
            <w:rFonts w:ascii="Georgia" w:hAnsi="Georgia"/>
            <w:sz w:val="22"/>
            <w:szCs w:val="22"/>
          </w:rPr>
          <w:t>https://doi.org/10.1186/s40317-016-0116-5</w:t>
        </w:r>
      </w:hyperlink>
    </w:p>
    <w:p w14:paraId="403FFC60" w14:textId="77777777" w:rsidR="00F76C97" w:rsidRDefault="00F76C97" w:rsidP="00CF610C">
      <w:pPr>
        <w:rPr>
          <w:rFonts w:ascii="Georgia" w:hAnsi="Georgia"/>
          <w:sz w:val="22"/>
          <w:szCs w:val="22"/>
        </w:rPr>
      </w:pPr>
    </w:p>
    <w:p w14:paraId="32F02999" w14:textId="2B2DB4E4" w:rsidR="00F76C97" w:rsidRDefault="00F76C97" w:rsidP="00CF610C">
      <w:pPr>
        <w:rPr>
          <w:rFonts w:ascii="Georgia" w:hAnsi="Georgia"/>
          <w:sz w:val="22"/>
          <w:szCs w:val="22"/>
        </w:rPr>
      </w:pPr>
      <w:r w:rsidRPr="00F76C97">
        <w:rPr>
          <w:rFonts w:ascii="Georgia" w:hAnsi="Georgia"/>
          <w:sz w:val="22"/>
          <w:szCs w:val="22"/>
        </w:rPr>
        <w:t xml:space="preserve">Courtney, M. B., Evans, M. D., </w:t>
      </w:r>
      <w:proofErr w:type="spellStart"/>
      <w:r w:rsidRPr="00F76C97">
        <w:rPr>
          <w:rFonts w:ascii="Georgia" w:hAnsi="Georgia"/>
          <w:sz w:val="22"/>
          <w:szCs w:val="22"/>
        </w:rPr>
        <w:t>Strøm</w:t>
      </w:r>
      <w:proofErr w:type="spellEnd"/>
      <w:r w:rsidRPr="00F76C97">
        <w:rPr>
          <w:rFonts w:ascii="Georgia" w:hAnsi="Georgia"/>
          <w:sz w:val="22"/>
          <w:szCs w:val="22"/>
        </w:rPr>
        <w:t xml:space="preserve">, J. F., </w:t>
      </w:r>
      <w:proofErr w:type="spellStart"/>
      <w:r w:rsidRPr="00F76C97">
        <w:rPr>
          <w:rFonts w:ascii="Georgia" w:hAnsi="Georgia"/>
          <w:sz w:val="22"/>
          <w:szCs w:val="22"/>
        </w:rPr>
        <w:t>Rikardsen</w:t>
      </w:r>
      <w:proofErr w:type="spellEnd"/>
      <w:r w:rsidRPr="00F76C97">
        <w:rPr>
          <w:rFonts w:ascii="Georgia" w:hAnsi="Georgia"/>
          <w:sz w:val="22"/>
          <w:szCs w:val="22"/>
        </w:rPr>
        <w:t xml:space="preserve">, A. H., &amp; Seitz, A. C. (2019). </w:t>
      </w:r>
      <w:r w:rsidRPr="00F76C97">
        <w:rPr>
          <w:rFonts w:ascii="Georgia" w:hAnsi="Georgia"/>
          <w:i/>
          <w:iCs/>
          <w:sz w:val="22"/>
          <w:szCs w:val="22"/>
        </w:rPr>
        <w:t xml:space="preserve">Behavior and thermal environment of Chinook salmon Oncorhynchus tshawytscha in the North Pacific Ocean, elucidated from pop-up satellite archival tags. </w:t>
      </w:r>
      <w:r w:rsidRPr="00F76C97">
        <w:rPr>
          <w:rFonts w:ascii="Georgia" w:hAnsi="Georgia"/>
          <w:sz w:val="22"/>
          <w:szCs w:val="22"/>
        </w:rPr>
        <w:t xml:space="preserve">Environmental Biology of Fishes, 102(8), 1039–1055. </w:t>
      </w:r>
      <w:hyperlink r:id="rId22" w:history="1">
        <w:r w:rsidRPr="00F76C97">
          <w:rPr>
            <w:rStyle w:val="Hyperlink"/>
            <w:rFonts w:ascii="Georgia" w:hAnsi="Georgia"/>
            <w:sz w:val="22"/>
            <w:szCs w:val="22"/>
          </w:rPr>
          <w:t>https://doi.org/10.1007/s10641-019-00889-0</w:t>
        </w:r>
      </w:hyperlink>
    </w:p>
    <w:p w14:paraId="6DB234A1" w14:textId="77777777" w:rsidR="00F76C97" w:rsidRDefault="00F76C97" w:rsidP="00CF610C">
      <w:pPr>
        <w:rPr>
          <w:rFonts w:ascii="Georgia" w:hAnsi="Georgia"/>
          <w:sz w:val="22"/>
          <w:szCs w:val="22"/>
        </w:rPr>
      </w:pPr>
    </w:p>
    <w:p w14:paraId="7493AFFF" w14:textId="3823EC94" w:rsidR="00F76C97" w:rsidRDefault="00F76C97" w:rsidP="00CF610C">
      <w:pPr>
        <w:rPr>
          <w:rFonts w:ascii="Georgia" w:hAnsi="Georgia"/>
          <w:sz w:val="22"/>
          <w:szCs w:val="22"/>
        </w:rPr>
      </w:pPr>
      <w:r w:rsidRPr="00F76C97">
        <w:rPr>
          <w:rFonts w:ascii="Georgia" w:hAnsi="Georgia"/>
          <w:sz w:val="22"/>
          <w:szCs w:val="22"/>
        </w:rPr>
        <w:t xml:space="preserve">Courtney, M. B., Evans, M., Shedd, K. R., &amp; Seitz, A. C. (2021). </w:t>
      </w:r>
      <w:r w:rsidRPr="00F76C97">
        <w:rPr>
          <w:rFonts w:ascii="Georgia" w:hAnsi="Georgia"/>
          <w:i/>
          <w:iCs/>
          <w:sz w:val="22"/>
          <w:szCs w:val="22"/>
        </w:rPr>
        <w:t>Understanding the behavior and ecology of Chinook salmon (Oncorhynchus tshawytscha) on an important feeding ground in the Gulf of Alaska.</w:t>
      </w:r>
      <w:r w:rsidRPr="00F76C97">
        <w:rPr>
          <w:rFonts w:ascii="Georgia" w:hAnsi="Georgia"/>
          <w:sz w:val="22"/>
          <w:szCs w:val="22"/>
        </w:rPr>
        <w:t xml:space="preserve"> Environmental Biology of Fishes, 104(3), 357–373. </w:t>
      </w:r>
      <w:hyperlink r:id="rId23" w:history="1">
        <w:r w:rsidRPr="00F76C97">
          <w:rPr>
            <w:rStyle w:val="Hyperlink"/>
            <w:rFonts w:ascii="Georgia" w:hAnsi="Georgia"/>
            <w:sz w:val="22"/>
            <w:szCs w:val="22"/>
          </w:rPr>
          <w:t>https://doi.org/10.1007/s10641-021-01083-x</w:t>
        </w:r>
      </w:hyperlink>
    </w:p>
    <w:p w14:paraId="70ACAFBF" w14:textId="77777777" w:rsidR="00F76C97" w:rsidRDefault="00F76C97" w:rsidP="00CF610C">
      <w:pPr>
        <w:rPr>
          <w:rFonts w:ascii="Georgia" w:hAnsi="Georgia"/>
          <w:sz w:val="22"/>
          <w:szCs w:val="22"/>
        </w:rPr>
      </w:pPr>
    </w:p>
    <w:p w14:paraId="28D6285F" w14:textId="7975FBCF" w:rsidR="00F76C97" w:rsidRDefault="00F76C97" w:rsidP="00CF610C">
      <w:pPr>
        <w:rPr>
          <w:rFonts w:ascii="Georgia" w:hAnsi="Georgia"/>
          <w:sz w:val="22"/>
          <w:szCs w:val="22"/>
        </w:rPr>
      </w:pPr>
      <w:r w:rsidRPr="00F76C97">
        <w:rPr>
          <w:rFonts w:ascii="Georgia" w:hAnsi="Georgia"/>
          <w:sz w:val="22"/>
          <w:szCs w:val="22"/>
        </w:rPr>
        <w:t xml:space="preserve">Freshwater, C., Anderson, S. C., Huff, D. D., Smith, J. M., Jackson, D., Hendriks, B., Hinch, S. G., Johnston, S., </w:t>
      </w:r>
      <w:proofErr w:type="spellStart"/>
      <w:r w:rsidRPr="00F76C97">
        <w:rPr>
          <w:rFonts w:ascii="Georgia" w:hAnsi="Georgia"/>
          <w:sz w:val="22"/>
          <w:szCs w:val="22"/>
        </w:rPr>
        <w:t>Trites</w:t>
      </w:r>
      <w:proofErr w:type="spellEnd"/>
      <w:r w:rsidRPr="00F76C97">
        <w:rPr>
          <w:rFonts w:ascii="Georgia" w:hAnsi="Georgia"/>
          <w:sz w:val="22"/>
          <w:szCs w:val="22"/>
        </w:rPr>
        <w:t>, A. W., &amp; King, J. (2024</w:t>
      </w:r>
      <w:r w:rsidRPr="00F76C97">
        <w:rPr>
          <w:rFonts w:ascii="Georgia" w:hAnsi="Georgia"/>
          <w:i/>
          <w:iCs/>
          <w:sz w:val="22"/>
          <w:szCs w:val="22"/>
        </w:rPr>
        <w:t>). Chinook salmon depth distributions on the continental shelf are shaped by interactions between location, season, and individual condition.</w:t>
      </w:r>
      <w:r w:rsidRPr="00F76C97">
        <w:rPr>
          <w:rFonts w:ascii="Georgia" w:hAnsi="Georgia"/>
          <w:sz w:val="22"/>
          <w:szCs w:val="22"/>
        </w:rPr>
        <w:t xml:space="preserve"> Movement Ecology, 12(1), 21. </w:t>
      </w:r>
      <w:hyperlink r:id="rId24" w:history="1">
        <w:r w:rsidRPr="00F76C97">
          <w:rPr>
            <w:rStyle w:val="Hyperlink"/>
            <w:rFonts w:ascii="Georgia" w:hAnsi="Georgia"/>
            <w:sz w:val="22"/>
            <w:szCs w:val="22"/>
          </w:rPr>
          <w:t>https://doi.org/10.1186/s40462-024-00464-y</w:t>
        </w:r>
      </w:hyperlink>
    </w:p>
    <w:p w14:paraId="2A77CD1F" w14:textId="77777777" w:rsidR="00F76C97" w:rsidRDefault="00F76C97" w:rsidP="00CF610C">
      <w:pPr>
        <w:rPr>
          <w:rFonts w:ascii="Georgia" w:hAnsi="Georgia"/>
          <w:sz w:val="22"/>
          <w:szCs w:val="22"/>
        </w:rPr>
      </w:pPr>
    </w:p>
    <w:p w14:paraId="46F3CC03" w14:textId="51AFE8F9" w:rsidR="00F76C97" w:rsidRDefault="00F76C97" w:rsidP="00CF610C">
      <w:pPr>
        <w:rPr>
          <w:rFonts w:ascii="Georgia" w:hAnsi="Georgia"/>
          <w:sz w:val="22"/>
          <w:szCs w:val="22"/>
        </w:rPr>
      </w:pPr>
      <w:r w:rsidRPr="00F76C97">
        <w:rPr>
          <w:rFonts w:ascii="Georgia" w:hAnsi="Georgia"/>
          <w:sz w:val="22"/>
          <w:szCs w:val="22"/>
        </w:rPr>
        <w:t xml:space="preserve">Hazen, E. L., Scales, K. L., Maxwell, S. M., Briscoe, D. K., Welch, H., </w:t>
      </w:r>
      <w:proofErr w:type="spellStart"/>
      <w:r w:rsidRPr="00F76C97">
        <w:rPr>
          <w:rFonts w:ascii="Georgia" w:hAnsi="Georgia"/>
          <w:sz w:val="22"/>
          <w:szCs w:val="22"/>
        </w:rPr>
        <w:t>Bograd</w:t>
      </w:r>
      <w:proofErr w:type="spellEnd"/>
      <w:r w:rsidRPr="00F76C97">
        <w:rPr>
          <w:rFonts w:ascii="Georgia" w:hAnsi="Georgia"/>
          <w:sz w:val="22"/>
          <w:szCs w:val="22"/>
        </w:rPr>
        <w:t xml:space="preserve">, S. J., Bailey, H., Benson, S. R., </w:t>
      </w:r>
      <w:proofErr w:type="spellStart"/>
      <w:r w:rsidRPr="00F76C97">
        <w:rPr>
          <w:rFonts w:ascii="Georgia" w:hAnsi="Georgia"/>
          <w:sz w:val="22"/>
          <w:szCs w:val="22"/>
        </w:rPr>
        <w:t>Eguchi</w:t>
      </w:r>
      <w:proofErr w:type="spellEnd"/>
      <w:r w:rsidRPr="00F76C97">
        <w:rPr>
          <w:rFonts w:ascii="Georgia" w:hAnsi="Georgia"/>
          <w:sz w:val="22"/>
          <w:szCs w:val="22"/>
        </w:rPr>
        <w:t xml:space="preserve">, T., Dewar, H., </w:t>
      </w:r>
      <w:proofErr w:type="spellStart"/>
      <w:r w:rsidRPr="00F76C97">
        <w:rPr>
          <w:rFonts w:ascii="Georgia" w:hAnsi="Georgia"/>
          <w:sz w:val="22"/>
          <w:szCs w:val="22"/>
        </w:rPr>
        <w:t>Kohin</w:t>
      </w:r>
      <w:proofErr w:type="spellEnd"/>
      <w:r w:rsidRPr="00F76C97">
        <w:rPr>
          <w:rFonts w:ascii="Georgia" w:hAnsi="Georgia"/>
          <w:sz w:val="22"/>
          <w:szCs w:val="22"/>
        </w:rPr>
        <w:t xml:space="preserve">, S., Costa, D. P., Crowder, L. B., &amp; Lewison, R. L. (2018). </w:t>
      </w:r>
      <w:r w:rsidRPr="00F76C97">
        <w:rPr>
          <w:rFonts w:ascii="Georgia" w:hAnsi="Georgia"/>
          <w:i/>
          <w:iCs/>
          <w:sz w:val="22"/>
          <w:szCs w:val="22"/>
        </w:rPr>
        <w:t>A dynamic ocean management tool to reduce bycatch and support sustainable fisheries.</w:t>
      </w:r>
      <w:r w:rsidRPr="00F76C97">
        <w:rPr>
          <w:rFonts w:ascii="Georgia" w:hAnsi="Georgia"/>
          <w:sz w:val="22"/>
          <w:szCs w:val="22"/>
        </w:rPr>
        <w:t xml:space="preserve"> Science Advances, 4(5), eaar3001. </w:t>
      </w:r>
      <w:hyperlink r:id="rId25" w:history="1">
        <w:r w:rsidRPr="00F76C97">
          <w:rPr>
            <w:rStyle w:val="Hyperlink"/>
            <w:rFonts w:ascii="Georgia" w:hAnsi="Georgia"/>
            <w:sz w:val="22"/>
            <w:szCs w:val="22"/>
          </w:rPr>
          <w:t>https://doi.org/10.1126/sciadv.aar3001</w:t>
        </w:r>
      </w:hyperlink>
    </w:p>
    <w:p w14:paraId="602892D4" w14:textId="77777777" w:rsidR="00F76C97" w:rsidRDefault="00F76C97" w:rsidP="00CF610C">
      <w:pPr>
        <w:rPr>
          <w:rFonts w:ascii="Georgia" w:hAnsi="Georgia"/>
          <w:sz w:val="22"/>
          <w:szCs w:val="22"/>
        </w:rPr>
      </w:pPr>
    </w:p>
    <w:p w14:paraId="09AF9F31" w14:textId="2700AE39" w:rsidR="00C25772" w:rsidRPr="00F76C97" w:rsidRDefault="00C25772" w:rsidP="00CF610C">
      <w:pPr>
        <w:rPr>
          <w:rFonts w:ascii="Georgia" w:hAnsi="Georgia"/>
          <w:sz w:val="22"/>
          <w:szCs w:val="22"/>
        </w:rPr>
      </w:pPr>
      <w:r w:rsidRPr="00F76C97">
        <w:rPr>
          <w:rFonts w:ascii="Georgia" w:hAnsi="Georgia"/>
          <w:sz w:val="22"/>
          <w:szCs w:val="22"/>
        </w:rPr>
        <w:t xml:space="preserve">National Marine Fisheries Service. (2010). </w:t>
      </w:r>
      <w:r w:rsidRPr="00F76C97">
        <w:rPr>
          <w:rStyle w:val="Emphasis"/>
          <w:rFonts w:ascii="Georgia" w:hAnsi="Georgia"/>
          <w:sz w:val="22"/>
          <w:szCs w:val="22"/>
        </w:rPr>
        <w:t>Fisheries of the Exclusive Economic Zone off Alaska; Chinook Salmon Bycatch Management in the Bering Sea Pollock Fishery</w:t>
      </w:r>
      <w:r w:rsidRPr="00F76C97">
        <w:rPr>
          <w:rFonts w:ascii="Georgia" w:hAnsi="Georgia"/>
          <w:sz w:val="22"/>
          <w:szCs w:val="22"/>
        </w:rPr>
        <w:t xml:space="preserve"> (Docket No. 090511911–91132–01). Federal Register, 75(55), 14016-14056. U.S. Department of Commerce.</w:t>
      </w:r>
    </w:p>
    <w:p w14:paraId="588C1003" w14:textId="77777777" w:rsidR="00C25772" w:rsidRPr="00F76C97" w:rsidRDefault="00C25772" w:rsidP="00CF610C">
      <w:pPr>
        <w:rPr>
          <w:rFonts w:ascii="Georgia" w:hAnsi="Georgia"/>
          <w:sz w:val="22"/>
          <w:szCs w:val="22"/>
        </w:rPr>
      </w:pPr>
    </w:p>
    <w:p w14:paraId="4A4B97A3" w14:textId="2629B45B" w:rsidR="00C25772" w:rsidRDefault="00C25772" w:rsidP="00CF610C">
      <w:r w:rsidRPr="00F76C97">
        <w:rPr>
          <w:rFonts w:ascii="Georgia" w:hAnsi="Georgia"/>
          <w:sz w:val="22"/>
          <w:szCs w:val="22"/>
        </w:rPr>
        <w:t xml:space="preserve">North Pacific Fishery Management Council. (2022). </w:t>
      </w:r>
      <w:r w:rsidRPr="00F76C97">
        <w:rPr>
          <w:rStyle w:val="Emphasis"/>
          <w:rFonts w:ascii="Georgia" w:hAnsi="Georgia"/>
          <w:sz w:val="22"/>
          <w:szCs w:val="22"/>
        </w:rPr>
        <w:t>Bering Sea salmon bycatch update</w:t>
      </w:r>
      <w:r w:rsidRPr="00F76C97">
        <w:rPr>
          <w:rFonts w:ascii="Georgia" w:hAnsi="Georgia"/>
          <w:sz w:val="22"/>
          <w:szCs w:val="22"/>
        </w:rPr>
        <w:t xml:space="preserve">. Retrieved from </w:t>
      </w:r>
      <w:hyperlink r:id="rId26" w:tgtFrame="_new" w:history="1">
        <w:r w:rsidRPr="00F76C97">
          <w:rPr>
            <w:rStyle w:val="Hyperlink"/>
            <w:rFonts w:ascii="Georgia" w:hAnsi="Georgia"/>
            <w:sz w:val="22"/>
            <w:szCs w:val="22"/>
          </w:rPr>
          <w:t>https://www.npfmc.org</w:t>
        </w:r>
      </w:hyperlink>
    </w:p>
    <w:p w14:paraId="13115FAC" w14:textId="77777777" w:rsidR="005A45AE" w:rsidRDefault="005A45AE" w:rsidP="00CF610C"/>
    <w:p w14:paraId="5BAE921D" w14:textId="13D066EE" w:rsidR="005A45AE" w:rsidRDefault="005A45AE" w:rsidP="00CF610C">
      <w:pPr>
        <w:rPr>
          <w:rFonts w:ascii="Georgia" w:hAnsi="Georgia"/>
          <w:sz w:val="22"/>
          <w:szCs w:val="22"/>
        </w:rPr>
      </w:pPr>
      <w:r w:rsidRPr="005A45AE">
        <w:rPr>
          <w:rFonts w:ascii="Georgia" w:hAnsi="Georgia"/>
          <w:sz w:val="22"/>
          <w:szCs w:val="22"/>
        </w:rPr>
        <w:t xml:space="preserve">North Pacific Fishery Management Council (2024) </w:t>
      </w:r>
      <w:r w:rsidRPr="005A45AE">
        <w:rPr>
          <w:rFonts w:ascii="Georgia" w:hAnsi="Georgia"/>
          <w:i/>
          <w:iCs/>
          <w:sz w:val="22"/>
          <w:szCs w:val="22"/>
        </w:rPr>
        <w:t>Fishery Management Plan for the Groundfish fisheries of the Gulf of Alaska</w:t>
      </w:r>
    </w:p>
    <w:p w14:paraId="7DB5D149" w14:textId="77777777" w:rsidR="00F76C97" w:rsidRDefault="00F76C97" w:rsidP="00CF610C">
      <w:pPr>
        <w:rPr>
          <w:rFonts w:ascii="Georgia" w:hAnsi="Georgia"/>
          <w:sz w:val="22"/>
          <w:szCs w:val="22"/>
        </w:rPr>
      </w:pPr>
    </w:p>
    <w:p w14:paraId="25A92AD2" w14:textId="57710716" w:rsidR="00F76C97" w:rsidRPr="00F76C97" w:rsidRDefault="00F76C97" w:rsidP="00CF610C">
      <w:pPr>
        <w:rPr>
          <w:rFonts w:ascii="Georgia" w:hAnsi="Georgia"/>
          <w:sz w:val="22"/>
          <w:szCs w:val="22"/>
        </w:rPr>
      </w:pPr>
      <w:r w:rsidRPr="00F76C97">
        <w:rPr>
          <w:rFonts w:ascii="Georgia" w:hAnsi="Georgia"/>
          <w:sz w:val="22"/>
          <w:szCs w:val="22"/>
        </w:rPr>
        <w:t xml:space="preserve">Smith, J., Fresh, K., </w:t>
      </w:r>
      <w:proofErr w:type="spellStart"/>
      <w:r w:rsidRPr="00F76C97">
        <w:rPr>
          <w:rFonts w:ascii="Georgia" w:hAnsi="Georgia"/>
          <w:sz w:val="22"/>
          <w:szCs w:val="22"/>
        </w:rPr>
        <w:t>Kagley</w:t>
      </w:r>
      <w:proofErr w:type="spellEnd"/>
      <w:r w:rsidRPr="00F76C97">
        <w:rPr>
          <w:rFonts w:ascii="Georgia" w:hAnsi="Georgia"/>
          <w:sz w:val="22"/>
          <w:szCs w:val="22"/>
        </w:rPr>
        <w:t xml:space="preserve">, A., &amp; Quinn, T. (2015). </w:t>
      </w:r>
      <w:r w:rsidRPr="00F76C97">
        <w:rPr>
          <w:rFonts w:ascii="Georgia" w:hAnsi="Georgia"/>
          <w:i/>
          <w:iCs/>
          <w:sz w:val="22"/>
          <w:szCs w:val="22"/>
        </w:rPr>
        <w:t>Ultrasonic telemetry reveals seasonal variation in depth distribution and diel vertical migrations of sub-adult Chinook and coho salmon in Puget Sound.</w:t>
      </w:r>
      <w:r w:rsidRPr="00F76C97">
        <w:rPr>
          <w:rFonts w:ascii="Georgia" w:hAnsi="Georgia"/>
          <w:sz w:val="22"/>
          <w:szCs w:val="22"/>
        </w:rPr>
        <w:t xml:space="preserve"> Marine Ecology Progress Series, 532, 227–242. https://doi.org/10.3354/meps11360</w:t>
      </w:r>
    </w:p>
    <w:p w14:paraId="6512BC5A" w14:textId="77777777" w:rsidR="007F597F" w:rsidRPr="00F76C97" w:rsidRDefault="007F597F" w:rsidP="00CF610C">
      <w:pPr>
        <w:rPr>
          <w:rFonts w:ascii="Georgia" w:hAnsi="Georgia"/>
          <w:sz w:val="22"/>
          <w:szCs w:val="22"/>
        </w:rPr>
      </w:pPr>
    </w:p>
    <w:p w14:paraId="14AD5326" w14:textId="2EDBEEFF" w:rsidR="007F597F" w:rsidRPr="00F76C97" w:rsidRDefault="007F597F" w:rsidP="00CF610C">
      <w:pPr>
        <w:rPr>
          <w:rFonts w:ascii="Georgia" w:hAnsi="Georgia"/>
          <w:sz w:val="22"/>
          <w:szCs w:val="22"/>
        </w:rPr>
      </w:pPr>
      <w:r w:rsidRPr="005A45AE">
        <w:rPr>
          <w:rFonts w:ascii="Georgia" w:hAnsi="Georgia"/>
          <w:sz w:val="22"/>
          <w:szCs w:val="22"/>
        </w:rPr>
        <w:t xml:space="preserve">Orsi, J. A., &amp; Wertheimer, A. C. (1995). </w:t>
      </w:r>
      <w:r w:rsidRPr="00F76C97">
        <w:rPr>
          <w:rFonts w:ascii="Georgia" w:hAnsi="Georgia"/>
          <w:i/>
          <w:iCs/>
          <w:sz w:val="22"/>
          <w:szCs w:val="22"/>
        </w:rPr>
        <w:t>Marine Vertical Distribution of Juvenile Chinook and Coho Salmon in Southeastern Alaska</w:t>
      </w:r>
      <w:r w:rsidRPr="00F76C97">
        <w:rPr>
          <w:rFonts w:ascii="Georgia" w:hAnsi="Georgia"/>
          <w:sz w:val="22"/>
          <w:szCs w:val="22"/>
        </w:rPr>
        <w:t xml:space="preserve">. Transactions of the American Fisheries Society, 124(2), 159–169. </w:t>
      </w:r>
      <w:hyperlink r:id="rId27" w:history="1">
        <w:r w:rsidR="008576B1" w:rsidRPr="00F76C97">
          <w:rPr>
            <w:rStyle w:val="Hyperlink"/>
            <w:rFonts w:ascii="Georgia" w:hAnsi="Georgia"/>
            <w:sz w:val="22"/>
            <w:szCs w:val="22"/>
          </w:rPr>
          <w:t>https://doi.org/10</w:t>
        </w:r>
        <w:r w:rsidR="008576B1" w:rsidRPr="00F76C97">
          <w:rPr>
            <w:rStyle w:val="Hyperlink"/>
            <w:rFonts w:ascii="Georgia" w:hAnsi="Georgia"/>
            <w:sz w:val="22"/>
            <w:szCs w:val="22"/>
          </w:rPr>
          <w:t>.1577/1548-8659(1995)124&lt;0159:MVDOJC&gt;2.3.CO;2</w:t>
        </w:r>
      </w:hyperlink>
    </w:p>
    <w:p w14:paraId="766E0B6D" w14:textId="77777777" w:rsidR="008576B1" w:rsidRPr="00F76C97" w:rsidRDefault="008576B1" w:rsidP="00CF610C">
      <w:pPr>
        <w:rPr>
          <w:rFonts w:ascii="Georgia" w:hAnsi="Georgia"/>
          <w:sz w:val="22"/>
          <w:szCs w:val="22"/>
        </w:rPr>
      </w:pPr>
    </w:p>
    <w:p w14:paraId="4B13F7A4" w14:textId="56494BFA" w:rsidR="008576B1" w:rsidRPr="00F76C97" w:rsidRDefault="008576B1" w:rsidP="00CF610C">
      <w:pPr>
        <w:rPr>
          <w:rFonts w:ascii="Georgia" w:hAnsi="Georgia"/>
          <w:sz w:val="22"/>
          <w:szCs w:val="22"/>
        </w:rPr>
      </w:pPr>
      <w:r w:rsidRPr="00F76C97">
        <w:rPr>
          <w:rFonts w:ascii="Georgia" w:hAnsi="Georgia"/>
          <w:sz w:val="22"/>
          <w:szCs w:val="22"/>
        </w:rPr>
        <w:t xml:space="preserve">Walker, R. V., </w:t>
      </w:r>
      <w:proofErr w:type="spellStart"/>
      <w:r w:rsidRPr="00F76C97">
        <w:rPr>
          <w:rFonts w:ascii="Georgia" w:hAnsi="Georgia"/>
          <w:sz w:val="22"/>
          <w:szCs w:val="22"/>
        </w:rPr>
        <w:t>Sviridov</w:t>
      </w:r>
      <w:proofErr w:type="spellEnd"/>
      <w:r w:rsidRPr="00F76C97">
        <w:rPr>
          <w:rFonts w:ascii="Georgia" w:hAnsi="Georgia"/>
          <w:sz w:val="22"/>
          <w:szCs w:val="22"/>
        </w:rPr>
        <w:t xml:space="preserve">, V. V., Urawa, S., &amp; </w:t>
      </w:r>
      <w:proofErr w:type="spellStart"/>
      <w:r w:rsidRPr="00F76C97">
        <w:rPr>
          <w:rFonts w:ascii="Georgia" w:hAnsi="Georgia"/>
          <w:sz w:val="22"/>
          <w:szCs w:val="22"/>
        </w:rPr>
        <w:t>Azumaya</w:t>
      </w:r>
      <w:proofErr w:type="spellEnd"/>
      <w:r w:rsidRPr="00F76C97">
        <w:rPr>
          <w:rFonts w:ascii="Georgia" w:hAnsi="Georgia"/>
          <w:sz w:val="22"/>
          <w:szCs w:val="22"/>
        </w:rPr>
        <w:t>, T. (</w:t>
      </w:r>
      <w:r w:rsidR="00F00F92" w:rsidRPr="00F76C97">
        <w:rPr>
          <w:rFonts w:ascii="Georgia" w:hAnsi="Georgia"/>
          <w:sz w:val="22"/>
          <w:szCs w:val="22"/>
        </w:rPr>
        <w:t>2007</w:t>
      </w:r>
      <w:r w:rsidRPr="00F76C97">
        <w:rPr>
          <w:rFonts w:ascii="Georgia" w:hAnsi="Georgia"/>
          <w:sz w:val="22"/>
          <w:szCs w:val="22"/>
        </w:rPr>
        <w:t xml:space="preserve">). </w:t>
      </w:r>
      <w:proofErr w:type="spellStart"/>
      <w:r w:rsidRPr="00F76C97">
        <w:rPr>
          <w:rFonts w:ascii="Georgia" w:hAnsi="Georgia"/>
          <w:i/>
          <w:iCs/>
          <w:sz w:val="22"/>
          <w:szCs w:val="22"/>
        </w:rPr>
        <w:t>Spatio</w:t>
      </w:r>
      <w:proofErr w:type="spellEnd"/>
      <w:r w:rsidRPr="00F76C97">
        <w:rPr>
          <w:rFonts w:ascii="Georgia" w:hAnsi="Georgia"/>
          <w:i/>
          <w:iCs/>
          <w:sz w:val="22"/>
          <w:szCs w:val="22"/>
        </w:rPr>
        <w:t xml:space="preserve">-Temporal Variation in Vertical Distributions of Pacific Salmon in the Ocean. </w:t>
      </w:r>
      <w:r w:rsidRPr="00F76C97">
        <w:rPr>
          <w:rFonts w:ascii="Georgia" w:hAnsi="Georgia"/>
          <w:sz w:val="22"/>
          <w:szCs w:val="22"/>
        </w:rPr>
        <w:t>4.</w:t>
      </w:r>
    </w:p>
    <w:p w14:paraId="30BC10DB" w14:textId="77777777" w:rsidR="003666CF" w:rsidRPr="00F76C97" w:rsidRDefault="003666CF" w:rsidP="00CF610C">
      <w:pPr>
        <w:rPr>
          <w:rFonts w:ascii="Georgia" w:hAnsi="Georgia"/>
          <w:sz w:val="22"/>
          <w:szCs w:val="22"/>
        </w:rPr>
      </w:pPr>
    </w:p>
    <w:p w14:paraId="388EED68" w14:textId="3054A9DC" w:rsidR="003666CF" w:rsidRDefault="003666CF" w:rsidP="00CF610C">
      <w:pPr>
        <w:rPr>
          <w:rFonts w:ascii="Georgia" w:hAnsi="Georgia"/>
          <w:sz w:val="22"/>
          <w:szCs w:val="22"/>
        </w:rPr>
      </w:pPr>
      <w:r w:rsidRPr="00F76C97">
        <w:rPr>
          <w:rFonts w:ascii="Georgia" w:hAnsi="Georgia"/>
          <w:sz w:val="22"/>
          <w:szCs w:val="22"/>
        </w:rPr>
        <w:t xml:space="preserve">Wildlife Computers (2025). </w:t>
      </w:r>
      <w:proofErr w:type="spellStart"/>
      <w:r w:rsidRPr="00F76C97">
        <w:rPr>
          <w:rFonts w:ascii="Georgia" w:hAnsi="Georgia"/>
          <w:sz w:val="22"/>
          <w:szCs w:val="22"/>
        </w:rPr>
        <w:t>Minipat</w:t>
      </w:r>
      <w:proofErr w:type="spellEnd"/>
      <w:r w:rsidRPr="00F76C97">
        <w:rPr>
          <w:rFonts w:ascii="Georgia" w:hAnsi="Georgia"/>
          <w:sz w:val="22"/>
          <w:szCs w:val="22"/>
        </w:rPr>
        <w:t xml:space="preserve">. </w:t>
      </w:r>
    </w:p>
    <w:p w14:paraId="236F524B" w14:textId="77777777" w:rsidR="005A45AE" w:rsidRDefault="005A45AE" w:rsidP="00CF610C">
      <w:pPr>
        <w:rPr>
          <w:rFonts w:ascii="Georgia" w:hAnsi="Georgia"/>
          <w:sz w:val="22"/>
          <w:szCs w:val="22"/>
        </w:rPr>
      </w:pPr>
    </w:p>
    <w:p w14:paraId="56310546" w14:textId="77777777" w:rsidR="005A45AE" w:rsidRPr="005A45AE" w:rsidRDefault="005A45AE" w:rsidP="005A45AE">
      <w:pPr>
        <w:rPr>
          <w:rFonts w:ascii="Georgia" w:hAnsi="Georgia"/>
          <w:sz w:val="22"/>
          <w:szCs w:val="22"/>
        </w:rPr>
      </w:pPr>
      <w:r w:rsidRPr="005A45AE">
        <w:rPr>
          <w:rFonts w:ascii="Georgia" w:hAnsi="Georgia"/>
          <w:sz w:val="22"/>
          <w:szCs w:val="22"/>
        </w:rPr>
        <w:t>Davies, R. W. D., Cripps, S. J., Nickson, A., &amp; Porter, G. (2009). Defining and estimating global marine fisheries bycatch. _Marine Policy_, _33</w:t>
      </w:r>
      <w:proofErr w:type="gramStart"/>
      <w:r w:rsidRPr="005A45AE">
        <w:rPr>
          <w:rFonts w:ascii="Georgia" w:hAnsi="Georgia"/>
          <w:sz w:val="22"/>
          <w:szCs w:val="22"/>
        </w:rPr>
        <w:t>_(</w:t>
      </w:r>
      <w:proofErr w:type="gramEnd"/>
      <w:r w:rsidRPr="005A45AE">
        <w:rPr>
          <w:rFonts w:ascii="Georgia" w:hAnsi="Georgia"/>
          <w:sz w:val="22"/>
          <w:szCs w:val="22"/>
        </w:rPr>
        <w:t xml:space="preserve">4), 661–672. </w:t>
      </w:r>
      <w:r w:rsidRPr="005A45AE">
        <w:rPr>
          <w:rFonts w:ascii="Georgia" w:hAnsi="Georgia"/>
          <w:sz w:val="22"/>
          <w:szCs w:val="22"/>
        </w:rPr>
        <w:lastRenderedPageBreak/>
        <w:t>[</w:t>
      </w:r>
      <w:proofErr w:type="gramStart"/>
      <w:r w:rsidRPr="005A45AE">
        <w:rPr>
          <w:rFonts w:ascii="Georgia" w:hAnsi="Georgia"/>
          <w:sz w:val="22"/>
          <w:szCs w:val="22"/>
        </w:rPr>
        <w:t>https://doi.org/10.1016/j.marpol.2009.01.003](</w:t>
      </w:r>
      <w:proofErr w:type="gramEnd"/>
      <w:r w:rsidRPr="005A45AE">
        <w:rPr>
          <w:rFonts w:ascii="Georgia" w:hAnsi="Georgia"/>
          <w:sz w:val="22"/>
          <w:szCs w:val="22"/>
        </w:rPr>
        <w:t>https://doi.org/10.1016/j.marpol.2009.01.003)</w:t>
      </w:r>
    </w:p>
    <w:p w14:paraId="31A42439" w14:textId="77777777" w:rsidR="005A45AE" w:rsidRPr="005A45AE" w:rsidRDefault="005A45AE" w:rsidP="005A45AE">
      <w:pPr>
        <w:rPr>
          <w:rFonts w:ascii="Georgia" w:hAnsi="Georgia"/>
          <w:sz w:val="22"/>
          <w:szCs w:val="22"/>
        </w:rPr>
      </w:pPr>
    </w:p>
    <w:p w14:paraId="010E77BA" w14:textId="77777777" w:rsidR="005A45AE" w:rsidRPr="005A45AE" w:rsidRDefault="005A45AE" w:rsidP="005A45AE">
      <w:pPr>
        <w:rPr>
          <w:rFonts w:ascii="Georgia" w:hAnsi="Georgia"/>
          <w:sz w:val="22"/>
          <w:szCs w:val="22"/>
        </w:rPr>
      </w:pPr>
      <w:r w:rsidRPr="005A45AE">
        <w:rPr>
          <w:rFonts w:ascii="Georgia" w:hAnsi="Georgia"/>
          <w:sz w:val="22"/>
          <w:szCs w:val="22"/>
          <w:lang w:val="de-DE"/>
        </w:rPr>
        <w:t xml:space="preserve">Hall, M. A., Alverson, D. L., &amp; Metuzals, K. I. (2000). </w:t>
      </w:r>
      <w:r w:rsidRPr="005A45AE">
        <w:rPr>
          <w:rFonts w:ascii="Georgia" w:hAnsi="Georgia"/>
          <w:sz w:val="22"/>
          <w:szCs w:val="22"/>
        </w:rPr>
        <w:t>By-Catch: Problems and Solutions. _Marine Pollution Bulletin_, _41</w:t>
      </w:r>
      <w:proofErr w:type="gramStart"/>
      <w:r w:rsidRPr="005A45AE">
        <w:rPr>
          <w:rFonts w:ascii="Georgia" w:hAnsi="Georgia"/>
          <w:sz w:val="22"/>
          <w:szCs w:val="22"/>
        </w:rPr>
        <w:t>_(</w:t>
      </w:r>
      <w:proofErr w:type="gramEnd"/>
      <w:r w:rsidRPr="005A45AE">
        <w:rPr>
          <w:rFonts w:ascii="Georgia" w:hAnsi="Georgia"/>
          <w:sz w:val="22"/>
          <w:szCs w:val="22"/>
        </w:rPr>
        <w:t>1–6), 204–219. [</w:t>
      </w:r>
      <w:proofErr w:type="gramStart"/>
      <w:r w:rsidRPr="005A45AE">
        <w:rPr>
          <w:rFonts w:ascii="Georgia" w:hAnsi="Georgia"/>
          <w:sz w:val="22"/>
          <w:szCs w:val="22"/>
        </w:rPr>
        <w:t>https://doi.org/10.1016/S0025-326X(00)00111-9](</w:t>
      </w:r>
      <w:proofErr w:type="gramEnd"/>
      <w:r w:rsidRPr="005A45AE">
        <w:rPr>
          <w:rFonts w:ascii="Georgia" w:hAnsi="Georgia"/>
          <w:sz w:val="22"/>
          <w:szCs w:val="22"/>
        </w:rPr>
        <w:t>https://doi.org/10.1016/S0025-326X\(00\)00111-9)</w:t>
      </w:r>
    </w:p>
    <w:p w14:paraId="2313C5F5" w14:textId="77777777" w:rsidR="005A45AE" w:rsidRPr="005A45AE" w:rsidRDefault="005A45AE" w:rsidP="005A45AE">
      <w:pPr>
        <w:rPr>
          <w:rFonts w:ascii="Georgia" w:hAnsi="Georgia"/>
          <w:sz w:val="22"/>
          <w:szCs w:val="22"/>
        </w:rPr>
      </w:pPr>
    </w:p>
    <w:p w14:paraId="489E0200" w14:textId="77777777" w:rsidR="005A45AE" w:rsidRPr="005A45AE" w:rsidRDefault="005A45AE" w:rsidP="005A45AE">
      <w:pPr>
        <w:rPr>
          <w:rFonts w:ascii="Georgia" w:hAnsi="Georgia"/>
          <w:sz w:val="22"/>
          <w:szCs w:val="22"/>
        </w:rPr>
      </w:pPr>
      <w:r w:rsidRPr="005A45AE">
        <w:rPr>
          <w:rFonts w:ascii="Georgia" w:hAnsi="Georgia"/>
          <w:sz w:val="22"/>
          <w:szCs w:val="22"/>
        </w:rPr>
        <w:t>Zeller, D., Cashion, T., Palomares, M., &amp; Pauly, D. (2018). Global marine fisheries discards: A synthesis of reconstructed data. _Fish and Fisheries_, _19</w:t>
      </w:r>
      <w:proofErr w:type="gramStart"/>
      <w:r w:rsidRPr="005A45AE">
        <w:rPr>
          <w:rFonts w:ascii="Georgia" w:hAnsi="Georgia"/>
          <w:sz w:val="22"/>
          <w:szCs w:val="22"/>
        </w:rPr>
        <w:t>_(</w:t>
      </w:r>
      <w:proofErr w:type="gramEnd"/>
      <w:r w:rsidRPr="005A45AE">
        <w:rPr>
          <w:rFonts w:ascii="Georgia" w:hAnsi="Georgia"/>
          <w:sz w:val="22"/>
          <w:szCs w:val="22"/>
        </w:rPr>
        <w:t>1), 30–39. [</w:t>
      </w:r>
      <w:proofErr w:type="gramStart"/>
      <w:r w:rsidRPr="005A45AE">
        <w:rPr>
          <w:rFonts w:ascii="Georgia" w:hAnsi="Georgia"/>
          <w:sz w:val="22"/>
          <w:szCs w:val="22"/>
        </w:rPr>
        <w:t>https://doi.org/10.1111/faf.12233](</w:t>
      </w:r>
      <w:proofErr w:type="gramEnd"/>
      <w:r w:rsidRPr="005A45AE">
        <w:rPr>
          <w:rFonts w:ascii="Georgia" w:hAnsi="Georgia"/>
          <w:sz w:val="22"/>
          <w:szCs w:val="22"/>
        </w:rPr>
        <w:t>https://doi.org/10.1111/faf.12233)</w:t>
      </w:r>
    </w:p>
    <w:p w14:paraId="70BF8F9A" w14:textId="77777777" w:rsidR="005A45AE" w:rsidRPr="005A45AE" w:rsidRDefault="005A45AE" w:rsidP="005A45AE">
      <w:pPr>
        <w:rPr>
          <w:rFonts w:ascii="Georgia" w:hAnsi="Georgia"/>
          <w:sz w:val="22"/>
          <w:szCs w:val="22"/>
        </w:rPr>
      </w:pPr>
    </w:p>
    <w:p w14:paraId="7FF5081E" w14:textId="77777777" w:rsidR="005A45AE" w:rsidRPr="005A45AE" w:rsidRDefault="005A45AE" w:rsidP="005A45AE">
      <w:pPr>
        <w:rPr>
          <w:rFonts w:ascii="Georgia" w:hAnsi="Georgia"/>
          <w:sz w:val="22"/>
          <w:szCs w:val="22"/>
        </w:rPr>
      </w:pPr>
      <w:r w:rsidRPr="005A45AE">
        <w:rPr>
          <w:rFonts w:ascii="Georgia" w:hAnsi="Georgia"/>
          <w:sz w:val="22"/>
          <w:szCs w:val="22"/>
        </w:rPr>
        <w:t>Lomeli, M. J. M., Wakefield, W. W., Herrmann, B., Dykstra, C. L., Simeon, A., Rudy, D. M., &amp; Planas, J. V. (2021). Use of artificial illumination to reduce Pacific halibut bycatch in a U.S. West Coast groundfish Bottom trawl. _Fisheries Research_, _233_, 105737. [</w:t>
      </w:r>
      <w:proofErr w:type="gramStart"/>
      <w:r w:rsidRPr="005A45AE">
        <w:rPr>
          <w:rFonts w:ascii="Georgia" w:hAnsi="Georgia"/>
          <w:sz w:val="22"/>
          <w:szCs w:val="22"/>
        </w:rPr>
        <w:t>https://doi.org/10.1016/j.fishres.2020.105737](</w:t>
      </w:r>
      <w:proofErr w:type="gramEnd"/>
      <w:r w:rsidRPr="005A45AE">
        <w:rPr>
          <w:rFonts w:ascii="Georgia" w:hAnsi="Georgia"/>
          <w:sz w:val="22"/>
          <w:szCs w:val="22"/>
        </w:rPr>
        <w:t>https://doi.org/10.1016/j.fishres.2020.105737)</w:t>
      </w:r>
    </w:p>
    <w:p w14:paraId="76456CCB" w14:textId="77777777" w:rsidR="005A45AE" w:rsidRPr="005A45AE" w:rsidRDefault="005A45AE" w:rsidP="005A45AE">
      <w:pPr>
        <w:rPr>
          <w:rFonts w:ascii="Georgia" w:hAnsi="Georgia"/>
          <w:sz w:val="22"/>
          <w:szCs w:val="22"/>
        </w:rPr>
      </w:pPr>
    </w:p>
    <w:p w14:paraId="606B985D" w14:textId="77777777" w:rsidR="005A45AE" w:rsidRPr="005A45AE" w:rsidRDefault="005A45AE" w:rsidP="005A45AE">
      <w:pPr>
        <w:rPr>
          <w:rFonts w:ascii="Georgia" w:hAnsi="Georgia"/>
          <w:sz w:val="22"/>
          <w:szCs w:val="22"/>
        </w:rPr>
      </w:pPr>
      <w:r w:rsidRPr="005A45AE">
        <w:rPr>
          <w:rFonts w:ascii="Georgia" w:hAnsi="Georgia"/>
          <w:sz w:val="22"/>
          <w:szCs w:val="22"/>
        </w:rPr>
        <w:t>North Pacific Fishery Management Council. (2022). _Bering Sea salmon bycatch update_. Retrieved from [</w:t>
      </w:r>
      <w:proofErr w:type="gramStart"/>
      <w:r w:rsidRPr="005A45AE">
        <w:rPr>
          <w:rFonts w:ascii="Georgia" w:hAnsi="Georgia"/>
          <w:sz w:val="22"/>
          <w:szCs w:val="22"/>
        </w:rPr>
        <w:t>https://www.npfmc.org](</w:t>
      </w:r>
      <w:proofErr w:type="gramEnd"/>
      <w:r w:rsidRPr="005A45AE">
        <w:rPr>
          <w:rFonts w:ascii="Georgia" w:hAnsi="Georgia"/>
          <w:sz w:val="22"/>
          <w:szCs w:val="22"/>
        </w:rPr>
        <w:t>https://www.npfmc.org)</w:t>
      </w:r>
    </w:p>
    <w:p w14:paraId="1AC101ED" w14:textId="77777777" w:rsidR="005A45AE" w:rsidRPr="005A45AE" w:rsidRDefault="005A45AE" w:rsidP="005A45AE">
      <w:pPr>
        <w:rPr>
          <w:rFonts w:ascii="Georgia" w:hAnsi="Georgia"/>
          <w:sz w:val="22"/>
          <w:szCs w:val="22"/>
        </w:rPr>
      </w:pPr>
    </w:p>
    <w:p w14:paraId="7973A847" w14:textId="77777777" w:rsidR="005A45AE" w:rsidRPr="005A45AE" w:rsidRDefault="005A45AE" w:rsidP="005A45AE">
      <w:pPr>
        <w:rPr>
          <w:rFonts w:ascii="Georgia" w:hAnsi="Georgia"/>
          <w:sz w:val="22"/>
          <w:szCs w:val="22"/>
        </w:rPr>
      </w:pPr>
      <w:r w:rsidRPr="005A45AE">
        <w:rPr>
          <w:rFonts w:ascii="Georgia" w:hAnsi="Georgia"/>
          <w:sz w:val="22"/>
          <w:szCs w:val="22"/>
        </w:rPr>
        <w:t xml:space="preserve">Wallace, B. P., Kot, C. Y., </w:t>
      </w:r>
      <w:proofErr w:type="spellStart"/>
      <w:r w:rsidRPr="005A45AE">
        <w:rPr>
          <w:rFonts w:ascii="Georgia" w:hAnsi="Georgia"/>
          <w:sz w:val="22"/>
          <w:szCs w:val="22"/>
        </w:rPr>
        <w:t>DiMatteo</w:t>
      </w:r>
      <w:proofErr w:type="spellEnd"/>
      <w:r w:rsidRPr="005A45AE">
        <w:rPr>
          <w:rFonts w:ascii="Georgia" w:hAnsi="Georgia"/>
          <w:sz w:val="22"/>
          <w:szCs w:val="22"/>
        </w:rPr>
        <w:t>, A. D., Lee, T., Crowder, L. B., &amp; Lewison, R. L. (2013). Impacts of fisheries bycatch on marine turtle populations worldwide: Toward conservation and research priorities. _Ecosphere_, _4</w:t>
      </w:r>
      <w:proofErr w:type="gramStart"/>
      <w:r w:rsidRPr="005A45AE">
        <w:rPr>
          <w:rFonts w:ascii="Georgia" w:hAnsi="Georgia"/>
          <w:sz w:val="22"/>
          <w:szCs w:val="22"/>
        </w:rPr>
        <w:t>_(</w:t>
      </w:r>
      <w:proofErr w:type="gramEnd"/>
      <w:r w:rsidRPr="005A45AE">
        <w:rPr>
          <w:rFonts w:ascii="Georgia" w:hAnsi="Georgia"/>
          <w:sz w:val="22"/>
          <w:szCs w:val="22"/>
        </w:rPr>
        <w:t>3), 1–49. [</w:t>
      </w:r>
      <w:proofErr w:type="gramStart"/>
      <w:r w:rsidRPr="005A45AE">
        <w:rPr>
          <w:rFonts w:ascii="Georgia" w:hAnsi="Georgia"/>
          <w:sz w:val="22"/>
          <w:szCs w:val="22"/>
        </w:rPr>
        <w:t>https://doi.org/10.1890/ES12-00388.1](</w:t>
      </w:r>
      <w:proofErr w:type="gramEnd"/>
      <w:r w:rsidRPr="005A45AE">
        <w:rPr>
          <w:rFonts w:ascii="Georgia" w:hAnsi="Georgia"/>
          <w:sz w:val="22"/>
          <w:szCs w:val="22"/>
        </w:rPr>
        <w:t>https://doi.org/10.1890/ES12-00388.1)</w:t>
      </w:r>
    </w:p>
    <w:p w14:paraId="650B9B0F" w14:textId="77777777" w:rsidR="005A45AE" w:rsidRPr="005A45AE" w:rsidRDefault="005A45AE" w:rsidP="005A45AE">
      <w:pPr>
        <w:rPr>
          <w:rFonts w:ascii="Georgia" w:hAnsi="Georgia"/>
          <w:sz w:val="22"/>
          <w:szCs w:val="22"/>
        </w:rPr>
      </w:pPr>
    </w:p>
    <w:p w14:paraId="0948849D" w14:textId="77777777" w:rsidR="005A45AE" w:rsidRPr="005A45AE" w:rsidRDefault="005A45AE" w:rsidP="005A45AE">
      <w:pPr>
        <w:rPr>
          <w:rFonts w:ascii="Georgia" w:hAnsi="Georgia"/>
          <w:sz w:val="22"/>
          <w:szCs w:val="22"/>
        </w:rPr>
      </w:pPr>
      <w:proofErr w:type="spellStart"/>
      <w:r w:rsidRPr="005A45AE">
        <w:rPr>
          <w:rFonts w:ascii="Georgia" w:hAnsi="Georgia"/>
          <w:sz w:val="22"/>
          <w:szCs w:val="22"/>
        </w:rPr>
        <w:t>D’agrosa</w:t>
      </w:r>
      <w:proofErr w:type="spellEnd"/>
      <w:r w:rsidRPr="005A45AE">
        <w:rPr>
          <w:rFonts w:ascii="Georgia" w:hAnsi="Georgia"/>
          <w:sz w:val="22"/>
          <w:szCs w:val="22"/>
        </w:rPr>
        <w:t xml:space="preserve">, C., </w:t>
      </w:r>
      <w:proofErr w:type="spellStart"/>
      <w:r w:rsidRPr="005A45AE">
        <w:rPr>
          <w:rFonts w:ascii="Georgia" w:hAnsi="Georgia"/>
          <w:sz w:val="22"/>
          <w:szCs w:val="22"/>
        </w:rPr>
        <w:t>Lennert</w:t>
      </w:r>
      <w:proofErr w:type="spellEnd"/>
      <w:r w:rsidRPr="005A45AE">
        <w:rPr>
          <w:rFonts w:ascii="Cambria Math" w:hAnsi="Cambria Math" w:cs="Cambria Math"/>
          <w:sz w:val="22"/>
          <w:szCs w:val="22"/>
        </w:rPr>
        <w:t>‐</w:t>
      </w:r>
      <w:r w:rsidRPr="005A45AE">
        <w:rPr>
          <w:rFonts w:ascii="Georgia" w:hAnsi="Georgia"/>
          <w:sz w:val="22"/>
          <w:szCs w:val="22"/>
        </w:rPr>
        <w:t>Cody, C. E., &amp; Vidal, O. (2000). Vaquita Bycatch in Mexico’s Artisanal Gillnet Fisheries: Driving a Small Population to Extinction. _Conservation Biology_, _14</w:t>
      </w:r>
      <w:proofErr w:type="gramStart"/>
      <w:r w:rsidRPr="005A45AE">
        <w:rPr>
          <w:rFonts w:ascii="Georgia" w:hAnsi="Georgia"/>
          <w:sz w:val="22"/>
          <w:szCs w:val="22"/>
        </w:rPr>
        <w:t>_(</w:t>
      </w:r>
      <w:proofErr w:type="gramEnd"/>
      <w:r w:rsidRPr="005A45AE">
        <w:rPr>
          <w:rFonts w:ascii="Georgia" w:hAnsi="Georgia"/>
          <w:sz w:val="22"/>
          <w:szCs w:val="22"/>
        </w:rPr>
        <w:t>4), 1110–1119. [</w:t>
      </w:r>
      <w:proofErr w:type="gramStart"/>
      <w:r w:rsidRPr="005A45AE">
        <w:rPr>
          <w:rFonts w:ascii="Georgia" w:hAnsi="Georgia"/>
          <w:sz w:val="22"/>
          <w:szCs w:val="22"/>
        </w:rPr>
        <w:t>https://doi.org/10.1046/j.1523-1739.2000.98191.x](</w:t>
      </w:r>
      <w:proofErr w:type="gramEnd"/>
      <w:r w:rsidRPr="005A45AE">
        <w:rPr>
          <w:rFonts w:ascii="Georgia" w:hAnsi="Georgia"/>
          <w:sz w:val="22"/>
          <w:szCs w:val="22"/>
        </w:rPr>
        <w:t>https://doi.org/10.1046/j.1523-1739.2000.98191.x)</w:t>
      </w:r>
    </w:p>
    <w:p w14:paraId="3E143FAB" w14:textId="77777777" w:rsidR="005A45AE" w:rsidRPr="005A45AE" w:rsidRDefault="005A45AE" w:rsidP="005A45AE">
      <w:pPr>
        <w:rPr>
          <w:rFonts w:ascii="Georgia" w:hAnsi="Georgia"/>
          <w:sz w:val="22"/>
          <w:szCs w:val="22"/>
        </w:rPr>
      </w:pPr>
    </w:p>
    <w:p w14:paraId="29DB6BA6" w14:textId="77777777" w:rsidR="005A45AE" w:rsidRPr="005A45AE" w:rsidRDefault="005A45AE" w:rsidP="005A45AE">
      <w:pPr>
        <w:rPr>
          <w:rFonts w:ascii="Georgia" w:hAnsi="Georgia"/>
          <w:sz w:val="22"/>
          <w:szCs w:val="22"/>
        </w:rPr>
      </w:pPr>
      <w:r w:rsidRPr="005A45AE">
        <w:rPr>
          <w:rFonts w:ascii="Georgia" w:hAnsi="Georgia"/>
          <w:sz w:val="22"/>
          <w:szCs w:val="22"/>
        </w:rPr>
        <w:t xml:space="preserve">Estes, J. A., </w:t>
      </w:r>
      <w:proofErr w:type="spellStart"/>
      <w:r w:rsidRPr="005A45AE">
        <w:rPr>
          <w:rFonts w:ascii="Georgia" w:hAnsi="Georgia"/>
          <w:sz w:val="22"/>
          <w:szCs w:val="22"/>
        </w:rPr>
        <w:t>Terborgh</w:t>
      </w:r>
      <w:proofErr w:type="spellEnd"/>
      <w:r w:rsidRPr="005A45AE">
        <w:rPr>
          <w:rFonts w:ascii="Georgia" w:hAnsi="Georgia"/>
          <w:sz w:val="22"/>
          <w:szCs w:val="22"/>
        </w:rPr>
        <w:t xml:space="preserve">, J., </w:t>
      </w:r>
      <w:proofErr w:type="spellStart"/>
      <w:r w:rsidRPr="005A45AE">
        <w:rPr>
          <w:rFonts w:ascii="Georgia" w:hAnsi="Georgia"/>
          <w:sz w:val="22"/>
          <w:szCs w:val="22"/>
        </w:rPr>
        <w:t>Brashares</w:t>
      </w:r>
      <w:proofErr w:type="spellEnd"/>
      <w:r w:rsidRPr="005A45AE">
        <w:rPr>
          <w:rFonts w:ascii="Georgia" w:hAnsi="Georgia"/>
          <w:sz w:val="22"/>
          <w:szCs w:val="22"/>
        </w:rPr>
        <w:t xml:space="preserve">, J. S., Power, M. E., Berger, J., Bond, W. J., Carpenter, S. R., Essington, T. E., Holt, R. D., Jackson, J. B. C., Marquis, R. J., Oksanen, L., Oksanen, T., Paine, R. T., </w:t>
      </w:r>
      <w:proofErr w:type="spellStart"/>
      <w:r w:rsidRPr="005A45AE">
        <w:rPr>
          <w:rFonts w:ascii="Georgia" w:hAnsi="Georgia"/>
          <w:sz w:val="22"/>
          <w:szCs w:val="22"/>
        </w:rPr>
        <w:t>Pikitch</w:t>
      </w:r>
      <w:proofErr w:type="spellEnd"/>
      <w:r w:rsidRPr="005A45AE">
        <w:rPr>
          <w:rFonts w:ascii="Georgia" w:hAnsi="Georgia"/>
          <w:sz w:val="22"/>
          <w:szCs w:val="22"/>
        </w:rPr>
        <w:t xml:space="preserve">, E. K., Ripple, W. J., Sandin, S. A., Scheffer, M., </w:t>
      </w:r>
      <w:proofErr w:type="spellStart"/>
      <w:r w:rsidRPr="005A45AE">
        <w:rPr>
          <w:rFonts w:ascii="Georgia" w:hAnsi="Georgia"/>
          <w:sz w:val="22"/>
          <w:szCs w:val="22"/>
        </w:rPr>
        <w:t>Schoener</w:t>
      </w:r>
      <w:proofErr w:type="spellEnd"/>
      <w:r w:rsidRPr="005A45AE">
        <w:rPr>
          <w:rFonts w:ascii="Georgia" w:hAnsi="Georgia"/>
          <w:sz w:val="22"/>
          <w:szCs w:val="22"/>
        </w:rPr>
        <w:t>, T. W., … Wardle, D. A. (2011). Trophic Downgrading of Planet Earth. _Science_, _333</w:t>
      </w:r>
      <w:proofErr w:type="gramStart"/>
      <w:r w:rsidRPr="005A45AE">
        <w:rPr>
          <w:rFonts w:ascii="Georgia" w:hAnsi="Georgia"/>
          <w:sz w:val="22"/>
          <w:szCs w:val="22"/>
        </w:rPr>
        <w:t>_(</w:t>
      </w:r>
      <w:proofErr w:type="gramEnd"/>
      <w:r w:rsidRPr="005A45AE">
        <w:rPr>
          <w:rFonts w:ascii="Georgia" w:hAnsi="Georgia"/>
          <w:sz w:val="22"/>
          <w:szCs w:val="22"/>
        </w:rPr>
        <w:t>6040), 301–306. [</w:t>
      </w:r>
      <w:proofErr w:type="gramStart"/>
      <w:r w:rsidRPr="005A45AE">
        <w:rPr>
          <w:rFonts w:ascii="Georgia" w:hAnsi="Georgia"/>
          <w:sz w:val="22"/>
          <w:szCs w:val="22"/>
        </w:rPr>
        <w:t>https://doi.org/10.1126/science.1205106](</w:t>
      </w:r>
      <w:proofErr w:type="gramEnd"/>
      <w:r w:rsidRPr="005A45AE">
        <w:rPr>
          <w:rFonts w:ascii="Georgia" w:hAnsi="Georgia"/>
          <w:sz w:val="22"/>
          <w:szCs w:val="22"/>
        </w:rPr>
        <w:t>https://doi.org/10.1126/science.1205106)</w:t>
      </w:r>
    </w:p>
    <w:p w14:paraId="61BD81B0" w14:textId="77777777" w:rsidR="005A45AE" w:rsidRPr="005A45AE" w:rsidRDefault="005A45AE" w:rsidP="005A45AE">
      <w:pPr>
        <w:rPr>
          <w:rFonts w:ascii="Georgia" w:hAnsi="Georgia"/>
          <w:sz w:val="22"/>
          <w:szCs w:val="22"/>
        </w:rPr>
      </w:pPr>
    </w:p>
    <w:p w14:paraId="3E253A98" w14:textId="77777777" w:rsidR="005A45AE" w:rsidRPr="005A45AE" w:rsidRDefault="005A45AE" w:rsidP="005A45AE">
      <w:pPr>
        <w:rPr>
          <w:rFonts w:ascii="Georgia" w:hAnsi="Georgia"/>
          <w:sz w:val="22"/>
          <w:szCs w:val="22"/>
        </w:rPr>
      </w:pPr>
      <w:proofErr w:type="spellStart"/>
      <w:r w:rsidRPr="005A45AE">
        <w:rPr>
          <w:rFonts w:ascii="Georgia" w:hAnsi="Georgia"/>
          <w:sz w:val="22"/>
          <w:szCs w:val="22"/>
        </w:rPr>
        <w:t>Komoroske</w:t>
      </w:r>
      <w:proofErr w:type="spellEnd"/>
      <w:r w:rsidRPr="005A45AE">
        <w:rPr>
          <w:rFonts w:ascii="Georgia" w:hAnsi="Georgia"/>
          <w:sz w:val="22"/>
          <w:szCs w:val="22"/>
        </w:rPr>
        <w:t>, L. M., &amp; Lewison, R. L. (2015). Addressing fisheries bycatch in a changing world. _Frontiers in Marine Science_, _2_. [</w:t>
      </w:r>
      <w:proofErr w:type="gramStart"/>
      <w:r w:rsidRPr="005A45AE">
        <w:rPr>
          <w:rFonts w:ascii="Georgia" w:hAnsi="Georgia"/>
          <w:sz w:val="22"/>
          <w:szCs w:val="22"/>
        </w:rPr>
        <w:t>https://doi.org/10.3389/fmars.2015.00083](</w:t>
      </w:r>
      <w:proofErr w:type="gramEnd"/>
      <w:r w:rsidRPr="005A45AE">
        <w:rPr>
          <w:rFonts w:ascii="Georgia" w:hAnsi="Georgia"/>
          <w:sz w:val="22"/>
          <w:szCs w:val="22"/>
        </w:rPr>
        <w:t>https://doi.org/10.3389/fmars.2015.00083)</w:t>
      </w:r>
    </w:p>
    <w:p w14:paraId="3545A426" w14:textId="77777777" w:rsidR="005A45AE" w:rsidRPr="005A45AE" w:rsidRDefault="005A45AE" w:rsidP="005A45AE">
      <w:pPr>
        <w:rPr>
          <w:rFonts w:ascii="Georgia" w:hAnsi="Georgia"/>
          <w:sz w:val="22"/>
          <w:szCs w:val="22"/>
        </w:rPr>
      </w:pPr>
    </w:p>
    <w:p w14:paraId="4BB711DB" w14:textId="77777777" w:rsidR="005A45AE" w:rsidRPr="005A45AE" w:rsidRDefault="005A45AE" w:rsidP="005A45AE">
      <w:pPr>
        <w:rPr>
          <w:rFonts w:ascii="Georgia" w:hAnsi="Georgia"/>
          <w:sz w:val="22"/>
          <w:szCs w:val="22"/>
        </w:rPr>
      </w:pPr>
      <w:r w:rsidRPr="005A45AE">
        <w:rPr>
          <w:rFonts w:ascii="Georgia" w:hAnsi="Georgia"/>
          <w:sz w:val="22"/>
          <w:szCs w:val="22"/>
        </w:rPr>
        <w:t xml:space="preserve">Squires, D., Ballance, L. T., </w:t>
      </w:r>
      <w:proofErr w:type="spellStart"/>
      <w:r w:rsidRPr="005A45AE">
        <w:rPr>
          <w:rFonts w:ascii="Georgia" w:hAnsi="Georgia"/>
          <w:sz w:val="22"/>
          <w:szCs w:val="22"/>
        </w:rPr>
        <w:t>Dagorn</w:t>
      </w:r>
      <w:proofErr w:type="spellEnd"/>
      <w:r w:rsidRPr="005A45AE">
        <w:rPr>
          <w:rFonts w:ascii="Georgia" w:hAnsi="Georgia"/>
          <w:sz w:val="22"/>
          <w:szCs w:val="22"/>
        </w:rPr>
        <w:t>, L., Dutton, P. H., &amp; Lent, R. (2021). Mitigating Bycatch: Novel Insights to Multidisciplinary Approaches. _Frontiers in Marine Science_, _8_, 613285. [</w:t>
      </w:r>
      <w:proofErr w:type="gramStart"/>
      <w:r w:rsidRPr="005A45AE">
        <w:rPr>
          <w:rFonts w:ascii="Georgia" w:hAnsi="Georgia"/>
          <w:sz w:val="22"/>
          <w:szCs w:val="22"/>
        </w:rPr>
        <w:t>https://doi.org/10.3389/fmars.2021.613285](</w:t>
      </w:r>
      <w:proofErr w:type="gramEnd"/>
      <w:r w:rsidRPr="005A45AE">
        <w:rPr>
          <w:rFonts w:ascii="Georgia" w:hAnsi="Georgia"/>
          <w:sz w:val="22"/>
          <w:szCs w:val="22"/>
        </w:rPr>
        <w:t>https://doi.org/10.3389/fmars.2021.613285)</w:t>
      </w:r>
    </w:p>
    <w:p w14:paraId="4934E669" w14:textId="77777777" w:rsidR="005A45AE" w:rsidRPr="005A45AE" w:rsidRDefault="005A45AE" w:rsidP="005A45AE">
      <w:pPr>
        <w:rPr>
          <w:rFonts w:ascii="Georgia" w:hAnsi="Georgia"/>
          <w:sz w:val="22"/>
          <w:szCs w:val="22"/>
        </w:rPr>
      </w:pPr>
    </w:p>
    <w:p w14:paraId="0D781A8C" w14:textId="77777777" w:rsidR="005A45AE" w:rsidRPr="005A45AE" w:rsidRDefault="005A45AE" w:rsidP="005A45AE">
      <w:pPr>
        <w:rPr>
          <w:rFonts w:ascii="Georgia" w:hAnsi="Georgia"/>
          <w:sz w:val="22"/>
          <w:szCs w:val="22"/>
        </w:rPr>
      </w:pPr>
      <w:r w:rsidRPr="005A45AE">
        <w:rPr>
          <w:rFonts w:ascii="Georgia" w:hAnsi="Georgia"/>
          <w:sz w:val="22"/>
          <w:szCs w:val="22"/>
        </w:rPr>
        <w:t xml:space="preserve">Maree, B. A., Wanless, R. M., Fairweather, T. P., Sullivan, B. J., &amp; Yates, O. (2014). Significant reductions in mortality of threatened seabirds in a S </w:t>
      </w:r>
      <w:proofErr w:type="spellStart"/>
      <w:r w:rsidRPr="005A45AE">
        <w:rPr>
          <w:rFonts w:ascii="Georgia" w:hAnsi="Georgia"/>
          <w:sz w:val="22"/>
          <w:szCs w:val="22"/>
        </w:rPr>
        <w:t>outh</w:t>
      </w:r>
      <w:proofErr w:type="spellEnd"/>
      <w:r w:rsidRPr="005A45AE">
        <w:rPr>
          <w:rFonts w:ascii="Georgia" w:hAnsi="Georgia"/>
          <w:sz w:val="22"/>
          <w:szCs w:val="22"/>
        </w:rPr>
        <w:t xml:space="preserve"> A </w:t>
      </w:r>
      <w:proofErr w:type="spellStart"/>
      <w:r w:rsidRPr="005A45AE">
        <w:rPr>
          <w:rFonts w:ascii="Georgia" w:hAnsi="Georgia"/>
          <w:sz w:val="22"/>
          <w:szCs w:val="22"/>
        </w:rPr>
        <w:t>frican</w:t>
      </w:r>
      <w:proofErr w:type="spellEnd"/>
      <w:r w:rsidRPr="005A45AE">
        <w:rPr>
          <w:rFonts w:ascii="Georgia" w:hAnsi="Georgia"/>
          <w:sz w:val="22"/>
          <w:szCs w:val="22"/>
        </w:rPr>
        <w:t xml:space="preserve"> trawl fishery. _Animal Conservation_, _17</w:t>
      </w:r>
      <w:proofErr w:type="gramStart"/>
      <w:r w:rsidRPr="005A45AE">
        <w:rPr>
          <w:rFonts w:ascii="Georgia" w:hAnsi="Georgia"/>
          <w:sz w:val="22"/>
          <w:szCs w:val="22"/>
        </w:rPr>
        <w:t>_(</w:t>
      </w:r>
      <w:proofErr w:type="gramEnd"/>
      <w:r w:rsidRPr="005A45AE">
        <w:rPr>
          <w:rFonts w:ascii="Georgia" w:hAnsi="Georgia"/>
          <w:sz w:val="22"/>
          <w:szCs w:val="22"/>
        </w:rPr>
        <w:t>6), 520–529. [</w:t>
      </w:r>
      <w:proofErr w:type="gramStart"/>
      <w:r w:rsidRPr="005A45AE">
        <w:rPr>
          <w:rFonts w:ascii="Georgia" w:hAnsi="Georgia"/>
          <w:sz w:val="22"/>
          <w:szCs w:val="22"/>
        </w:rPr>
        <w:t>https://doi.org/10.1111/acv.12126](</w:t>
      </w:r>
      <w:proofErr w:type="gramEnd"/>
      <w:r w:rsidRPr="005A45AE">
        <w:rPr>
          <w:rFonts w:ascii="Georgia" w:hAnsi="Georgia"/>
          <w:sz w:val="22"/>
          <w:szCs w:val="22"/>
        </w:rPr>
        <w:t>https://doi.org/10.1111/acv.12126)</w:t>
      </w:r>
    </w:p>
    <w:p w14:paraId="539F1C83" w14:textId="77777777" w:rsidR="005A45AE" w:rsidRPr="005A45AE" w:rsidRDefault="005A45AE" w:rsidP="005A45AE">
      <w:pPr>
        <w:rPr>
          <w:rFonts w:ascii="Georgia" w:hAnsi="Georgia"/>
          <w:sz w:val="22"/>
          <w:szCs w:val="22"/>
        </w:rPr>
      </w:pPr>
    </w:p>
    <w:p w14:paraId="1A15BB83" w14:textId="77777777" w:rsidR="005A45AE" w:rsidRPr="005A45AE" w:rsidRDefault="005A45AE" w:rsidP="005A45AE">
      <w:pPr>
        <w:rPr>
          <w:rFonts w:ascii="Georgia" w:hAnsi="Georgia"/>
          <w:sz w:val="22"/>
          <w:szCs w:val="22"/>
        </w:rPr>
      </w:pPr>
      <w:r w:rsidRPr="005A45AE">
        <w:rPr>
          <w:rFonts w:ascii="Georgia" w:hAnsi="Georgia"/>
          <w:sz w:val="22"/>
          <w:szCs w:val="22"/>
        </w:rPr>
        <w:t xml:space="preserve">Crowder, L. B., Crouse, D. T., </w:t>
      </w:r>
      <w:proofErr w:type="spellStart"/>
      <w:r w:rsidRPr="005A45AE">
        <w:rPr>
          <w:rFonts w:ascii="Georgia" w:hAnsi="Georgia"/>
          <w:sz w:val="22"/>
          <w:szCs w:val="22"/>
        </w:rPr>
        <w:t>Heppell</w:t>
      </w:r>
      <w:proofErr w:type="spellEnd"/>
      <w:r w:rsidRPr="005A45AE">
        <w:rPr>
          <w:rFonts w:ascii="Georgia" w:hAnsi="Georgia"/>
          <w:sz w:val="22"/>
          <w:szCs w:val="22"/>
        </w:rPr>
        <w:t>, S. S., &amp; Martin, T. H. (1994). Predicting the Impact of Turtle Excluder Devices on Loggerhead Sea Turtle Populations. _Ecological Applications_, _4</w:t>
      </w:r>
      <w:proofErr w:type="gramStart"/>
      <w:r w:rsidRPr="005A45AE">
        <w:rPr>
          <w:rFonts w:ascii="Georgia" w:hAnsi="Georgia"/>
          <w:sz w:val="22"/>
          <w:szCs w:val="22"/>
        </w:rPr>
        <w:t>_(</w:t>
      </w:r>
      <w:proofErr w:type="gramEnd"/>
      <w:r w:rsidRPr="005A45AE">
        <w:rPr>
          <w:rFonts w:ascii="Georgia" w:hAnsi="Georgia"/>
          <w:sz w:val="22"/>
          <w:szCs w:val="22"/>
        </w:rPr>
        <w:t>3), 437–445. [</w:t>
      </w:r>
      <w:proofErr w:type="gramStart"/>
      <w:r w:rsidRPr="005A45AE">
        <w:rPr>
          <w:rFonts w:ascii="Georgia" w:hAnsi="Georgia"/>
          <w:sz w:val="22"/>
          <w:szCs w:val="22"/>
        </w:rPr>
        <w:t>https://doi.org/10.2307/1941948](</w:t>
      </w:r>
      <w:proofErr w:type="gramEnd"/>
      <w:r w:rsidRPr="005A45AE">
        <w:rPr>
          <w:rFonts w:ascii="Georgia" w:hAnsi="Georgia"/>
          <w:sz w:val="22"/>
          <w:szCs w:val="22"/>
        </w:rPr>
        <w:t>https://doi.org/10.2307/1941948)</w:t>
      </w:r>
    </w:p>
    <w:p w14:paraId="4EC755F9" w14:textId="77777777" w:rsidR="005A45AE" w:rsidRPr="005A45AE" w:rsidRDefault="005A45AE" w:rsidP="005A45AE">
      <w:pPr>
        <w:rPr>
          <w:rFonts w:ascii="Georgia" w:hAnsi="Georgia"/>
          <w:sz w:val="22"/>
          <w:szCs w:val="22"/>
        </w:rPr>
      </w:pPr>
    </w:p>
    <w:p w14:paraId="503A12F0" w14:textId="77777777" w:rsidR="005A45AE" w:rsidRPr="005A45AE" w:rsidRDefault="005A45AE" w:rsidP="005A45AE">
      <w:pPr>
        <w:rPr>
          <w:rFonts w:ascii="Georgia" w:hAnsi="Georgia"/>
          <w:sz w:val="22"/>
          <w:szCs w:val="22"/>
        </w:rPr>
      </w:pPr>
      <w:r w:rsidRPr="005A45AE">
        <w:rPr>
          <w:rFonts w:ascii="Georgia" w:hAnsi="Georgia"/>
          <w:sz w:val="22"/>
          <w:szCs w:val="22"/>
        </w:rPr>
        <w:t>Graham, N. (2006). Trawling: Historic Development, Current Status and Future Challenges. _Marine Technology Society Journal_, _40</w:t>
      </w:r>
      <w:proofErr w:type="gramStart"/>
      <w:r w:rsidRPr="005A45AE">
        <w:rPr>
          <w:rFonts w:ascii="Georgia" w:hAnsi="Georgia"/>
          <w:sz w:val="22"/>
          <w:szCs w:val="22"/>
        </w:rPr>
        <w:t>_(</w:t>
      </w:r>
      <w:proofErr w:type="gramEnd"/>
      <w:r w:rsidRPr="005A45AE">
        <w:rPr>
          <w:rFonts w:ascii="Georgia" w:hAnsi="Georgia"/>
          <w:sz w:val="22"/>
          <w:szCs w:val="22"/>
        </w:rPr>
        <w:t>3), 20–24. [</w:t>
      </w:r>
      <w:proofErr w:type="gramStart"/>
      <w:r w:rsidRPr="005A45AE">
        <w:rPr>
          <w:rFonts w:ascii="Georgia" w:hAnsi="Georgia"/>
          <w:sz w:val="22"/>
          <w:szCs w:val="22"/>
        </w:rPr>
        <w:t>https://doi.org/10.4031/002533206787353231](</w:t>
      </w:r>
      <w:proofErr w:type="gramEnd"/>
      <w:r w:rsidRPr="005A45AE">
        <w:rPr>
          <w:rFonts w:ascii="Georgia" w:hAnsi="Georgia"/>
          <w:sz w:val="22"/>
          <w:szCs w:val="22"/>
        </w:rPr>
        <w:t>https://doi.org/10.4031/002533206787353231)</w:t>
      </w:r>
    </w:p>
    <w:p w14:paraId="5EF56717" w14:textId="77777777" w:rsidR="005A45AE" w:rsidRPr="005A45AE" w:rsidRDefault="005A45AE" w:rsidP="005A45AE">
      <w:pPr>
        <w:rPr>
          <w:rFonts w:ascii="Georgia" w:hAnsi="Georgia"/>
          <w:sz w:val="22"/>
          <w:szCs w:val="22"/>
        </w:rPr>
      </w:pPr>
    </w:p>
    <w:p w14:paraId="5836B061" w14:textId="65ECCC10" w:rsidR="00047F35" w:rsidRPr="00F76C97" w:rsidRDefault="005A45AE" w:rsidP="00CF610C">
      <w:pPr>
        <w:rPr>
          <w:rFonts w:ascii="Georgia" w:hAnsi="Georgia"/>
          <w:sz w:val="22"/>
          <w:szCs w:val="22"/>
        </w:rPr>
      </w:pPr>
      <w:r w:rsidRPr="005A45AE">
        <w:rPr>
          <w:rFonts w:ascii="Georgia" w:hAnsi="Georgia"/>
          <w:sz w:val="22"/>
          <w:szCs w:val="22"/>
        </w:rPr>
        <w:t>Mangel, J. C., Alfaro-</w:t>
      </w:r>
      <w:proofErr w:type="spellStart"/>
      <w:r w:rsidRPr="005A45AE">
        <w:rPr>
          <w:rFonts w:ascii="Georgia" w:hAnsi="Georgia"/>
          <w:sz w:val="22"/>
          <w:szCs w:val="22"/>
        </w:rPr>
        <w:t>Shigueto</w:t>
      </w:r>
      <w:proofErr w:type="spellEnd"/>
      <w:r w:rsidRPr="005A45AE">
        <w:rPr>
          <w:rFonts w:ascii="Georgia" w:hAnsi="Georgia"/>
          <w:sz w:val="22"/>
          <w:szCs w:val="22"/>
        </w:rPr>
        <w:t>, J., Witt, M. J., Hodgson, D. J., &amp; Godley, B. J. (2013). Using pingers to reduce bycatch of small cetaceans in Peru’s small-scale driftnet fishery. _Oryx_, _47</w:t>
      </w:r>
      <w:proofErr w:type="gramStart"/>
      <w:r w:rsidRPr="005A45AE">
        <w:rPr>
          <w:rFonts w:ascii="Georgia" w:hAnsi="Georgia"/>
          <w:sz w:val="22"/>
          <w:szCs w:val="22"/>
        </w:rPr>
        <w:t>_(</w:t>
      </w:r>
      <w:proofErr w:type="gramEnd"/>
      <w:r w:rsidRPr="005A45AE">
        <w:rPr>
          <w:rFonts w:ascii="Georgia" w:hAnsi="Georgia"/>
          <w:sz w:val="22"/>
          <w:szCs w:val="22"/>
        </w:rPr>
        <w:t>4), 595–606. [</w:t>
      </w:r>
      <w:proofErr w:type="gramStart"/>
      <w:r w:rsidRPr="005A45AE">
        <w:rPr>
          <w:rFonts w:ascii="Georgia" w:hAnsi="Georgia"/>
          <w:sz w:val="22"/>
          <w:szCs w:val="22"/>
        </w:rPr>
        <w:t>https://doi.org/10.1017/S0030605312000658](</w:t>
      </w:r>
      <w:proofErr w:type="gramEnd"/>
      <w:r w:rsidRPr="005A45AE">
        <w:rPr>
          <w:rFonts w:ascii="Georgia" w:hAnsi="Georgia"/>
          <w:sz w:val="22"/>
          <w:szCs w:val="22"/>
        </w:rPr>
        <w:t>https://doi.org/10.1017/S0030605312000658)</w:t>
      </w:r>
    </w:p>
    <w:p w14:paraId="214BEF7B" w14:textId="7358F524" w:rsidR="00396FEA" w:rsidRPr="00047F35" w:rsidRDefault="00396FEA" w:rsidP="00E84300">
      <w:pPr>
        <w:rPr>
          <w:rFonts w:ascii="Georgia" w:hAnsi="Georgia"/>
          <w:sz w:val="22"/>
          <w:szCs w:val="22"/>
        </w:rPr>
      </w:pPr>
    </w:p>
    <w:p w14:paraId="2233E283" w14:textId="198368B9" w:rsidR="00A15EB4" w:rsidRPr="00047F35" w:rsidRDefault="00330AE2" w:rsidP="00E84300">
      <w:pPr>
        <w:rPr>
          <w:rFonts w:ascii="Georgia" w:hAnsi="Georgia"/>
          <w:sz w:val="22"/>
          <w:szCs w:val="22"/>
        </w:rPr>
      </w:pPr>
      <w:r w:rsidRPr="00330AE2">
        <w:rPr>
          <w:rFonts w:ascii="Georgia" w:hAnsi="Georgia"/>
          <w:sz w:val="22"/>
          <w:szCs w:val="22"/>
        </w:rPr>
        <w:t xml:space="preserve">Seitz, A. C., &amp; Courtney, M. B. (2023). </w:t>
      </w:r>
      <w:r w:rsidRPr="00330AE2">
        <w:rPr>
          <w:rFonts w:ascii="Georgia" w:hAnsi="Georgia"/>
          <w:i/>
          <w:iCs/>
          <w:sz w:val="22"/>
          <w:szCs w:val="22"/>
        </w:rPr>
        <w:t>T</w:t>
      </w:r>
      <w:r>
        <w:rPr>
          <w:rFonts w:ascii="Georgia" w:hAnsi="Georgia"/>
          <w:i/>
          <w:iCs/>
          <w:sz w:val="22"/>
          <w:szCs w:val="22"/>
        </w:rPr>
        <w:t>elemetry</w:t>
      </w:r>
      <w:r w:rsidRPr="00330AE2">
        <w:rPr>
          <w:rFonts w:ascii="Georgia" w:hAnsi="Georgia"/>
          <w:i/>
          <w:iCs/>
          <w:sz w:val="22"/>
          <w:szCs w:val="22"/>
        </w:rPr>
        <w:t xml:space="preserve"> A</w:t>
      </w:r>
      <w:r>
        <w:rPr>
          <w:rFonts w:ascii="Georgia" w:hAnsi="Georgia"/>
          <w:i/>
          <w:iCs/>
          <w:sz w:val="22"/>
          <w:szCs w:val="22"/>
        </w:rPr>
        <w:t>nd</w:t>
      </w:r>
      <w:r w:rsidRPr="00330AE2">
        <w:rPr>
          <w:rFonts w:ascii="Georgia" w:hAnsi="Georgia"/>
          <w:i/>
          <w:iCs/>
          <w:sz w:val="22"/>
          <w:szCs w:val="22"/>
        </w:rPr>
        <w:t xml:space="preserve"> G</w:t>
      </w:r>
      <w:r>
        <w:rPr>
          <w:rFonts w:ascii="Georgia" w:hAnsi="Georgia"/>
          <w:i/>
          <w:iCs/>
          <w:sz w:val="22"/>
          <w:szCs w:val="22"/>
        </w:rPr>
        <w:t>enetic</w:t>
      </w:r>
      <w:r w:rsidRPr="00330AE2">
        <w:rPr>
          <w:rFonts w:ascii="Georgia" w:hAnsi="Georgia"/>
          <w:i/>
          <w:iCs/>
          <w:sz w:val="22"/>
          <w:szCs w:val="22"/>
        </w:rPr>
        <w:t xml:space="preserve"> I</w:t>
      </w:r>
      <w:r>
        <w:rPr>
          <w:rFonts w:ascii="Georgia" w:hAnsi="Georgia"/>
          <w:i/>
          <w:iCs/>
          <w:sz w:val="22"/>
          <w:szCs w:val="22"/>
        </w:rPr>
        <w:t>dentity</w:t>
      </w:r>
      <w:r w:rsidRPr="00330AE2">
        <w:rPr>
          <w:rFonts w:ascii="Georgia" w:hAnsi="Georgia"/>
          <w:i/>
          <w:iCs/>
          <w:sz w:val="22"/>
          <w:szCs w:val="22"/>
        </w:rPr>
        <w:t xml:space="preserve"> </w:t>
      </w:r>
      <w:r>
        <w:rPr>
          <w:rFonts w:ascii="Georgia" w:hAnsi="Georgia"/>
          <w:i/>
          <w:iCs/>
          <w:sz w:val="22"/>
          <w:szCs w:val="22"/>
        </w:rPr>
        <w:t>of</w:t>
      </w:r>
      <w:r w:rsidRPr="00330AE2">
        <w:rPr>
          <w:rFonts w:ascii="Georgia" w:hAnsi="Georgia"/>
          <w:i/>
          <w:iCs/>
          <w:sz w:val="22"/>
          <w:szCs w:val="22"/>
        </w:rPr>
        <w:t xml:space="preserve"> C</w:t>
      </w:r>
      <w:r>
        <w:rPr>
          <w:rFonts w:ascii="Georgia" w:hAnsi="Georgia"/>
          <w:i/>
          <w:iCs/>
          <w:sz w:val="22"/>
          <w:szCs w:val="22"/>
        </w:rPr>
        <w:t>hinook</w:t>
      </w:r>
      <w:r w:rsidRPr="00330AE2">
        <w:rPr>
          <w:rFonts w:ascii="Georgia" w:hAnsi="Georgia"/>
          <w:i/>
          <w:iCs/>
          <w:sz w:val="22"/>
          <w:szCs w:val="22"/>
        </w:rPr>
        <w:t xml:space="preserve"> S</w:t>
      </w:r>
      <w:r>
        <w:rPr>
          <w:rFonts w:ascii="Georgia" w:hAnsi="Georgia"/>
          <w:i/>
          <w:iCs/>
          <w:sz w:val="22"/>
          <w:szCs w:val="22"/>
        </w:rPr>
        <w:t>almon</w:t>
      </w:r>
      <w:r w:rsidRPr="00330AE2">
        <w:rPr>
          <w:rFonts w:ascii="Georgia" w:hAnsi="Georgia"/>
          <w:i/>
          <w:iCs/>
          <w:sz w:val="22"/>
          <w:szCs w:val="22"/>
        </w:rPr>
        <w:t xml:space="preserve"> </w:t>
      </w:r>
      <w:r>
        <w:rPr>
          <w:rFonts w:ascii="Georgia" w:hAnsi="Georgia"/>
          <w:i/>
          <w:iCs/>
          <w:sz w:val="22"/>
          <w:szCs w:val="22"/>
        </w:rPr>
        <w:t>in</w:t>
      </w:r>
      <w:r w:rsidRPr="00330AE2">
        <w:rPr>
          <w:rFonts w:ascii="Georgia" w:hAnsi="Georgia"/>
          <w:i/>
          <w:iCs/>
          <w:sz w:val="22"/>
          <w:szCs w:val="22"/>
        </w:rPr>
        <w:t xml:space="preserve"> </w:t>
      </w:r>
      <w:r>
        <w:rPr>
          <w:rFonts w:ascii="Georgia" w:hAnsi="Georgia"/>
          <w:i/>
          <w:iCs/>
          <w:sz w:val="22"/>
          <w:szCs w:val="22"/>
        </w:rPr>
        <w:t>Alaska</w:t>
      </w:r>
      <w:r w:rsidRPr="00330AE2">
        <w:rPr>
          <w:rFonts w:ascii="Georgia" w:hAnsi="Georgia"/>
          <w:i/>
          <w:iCs/>
          <w:sz w:val="22"/>
          <w:szCs w:val="22"/>
        </w:rPr>
        <w:t xml:space="preserve">: </w:t>
      </w:r>
      <w:r>
        <w:rPr>
          <w:rFonts w:ascii="Georgia" w:hAnsi="Georgia"/>
          <w:i/>
          <w:iCs/>
          <w:sz w:val="22"/>
          <w:szCs w:val="22"/>
        </w:rPr>
        <w:t>Final</w:t>
      </w:r>
      <w:r w:rsidRPr="00330AE2">
        <w:rPr>
          <w:rFonts w:ascii="Georgia" w:hAnsi="Georgia"/>
          <w:i/>
          <w:iCs/>
          <w:sz w:val="22"/>
          <w:szCs w:val="22"/>
        </w:rPr>
        <w:t xml:space="preserve"> </w:t>
      </w:r>
      <w:r>
        <w:rPr>
          <w:rFonts w:ascii="Georgia" w:hAnsi="Georgia"/>
          <w:i/>
          <w:iCs/>
          <w:sz w:val="22"/>
          <w:szCs w:val="22"/>
        </w:rPr>
        <w:t>Report</w:t>
      </w:r>
      <w:r w:rsidRPr="00330AE2">
        <w:rPr>
          <w:rFonts w:ascii="Georgia" w:hAnsi="Georgia"/>
          <w:sz w:val="22"/>
          <w:szCs w:val="22"/>
        </w:rPr>
        <w:t>.</w:t>
      </w:r>
    </w:p>
    <w:sectPr w:rsidR="00A15EB4" w:rsidRPr="00047F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ourtney" w:date="2025-04-10T10:39:00Z" w:initials="mbc">
    <w:p w14:paraId="1A2A2E4E" w14:textId="5B1C0409" w:rsidR="00044C34" w:rsidRDefault="00044C34">
      <w:pPr>
        <w:pStyle w:val="CommentText"/>
      </w:pPr>
      <w:r>
        <w:rPr>
          <w:rStyle w:val="CommentReference"/>
        </w:rPr>
        <w:annotationRef/>
      </w:r>
      <w:r>
        <w:t>First of all, great job on getting this together. This is no small task!</w:t>
      </w:r>
    </w:p>
    <w:p w14:paraId="5CD3C707" w14:textId="438737C0" w:rsidR="00044C34" w:rsidRDefault="00044C34">
      <w:pPr>
        <w:pStyle w:val="CommentText"/>
      </w:pPr>
    </w:p>
    <w:p w14:paraId="3572A348" w14:textId="3B085934" w:rsidR="00044C34" w:rsidRDefault="00044C34">
      <w:pPr>
        <w:pStyle w:val="CommentText"/>
      </w:pPr>
      <w:r>
        <w:t xml:space="preserve">I offer a bunch of comment/suggestions. If you have </w:t>
      </w:r>
      <w:r w:rsidR="0005212E">
        <w:t>not experienced this already</w:t>
      </w:r>
      <w:r>
        <w:t xml:space="preserve">, </w:t>
      </w:r>
      <w:r w:rsidR="0005212E">
        <w:t xml:space="preserve">at some time, </w:t>
      </w:r>
      <w:r>
        <w:t>you will be exposed to conflicting revie</w:t>
      </w:r>
      <w:r w:rsidR="0005212E">
        <w:t>ws between your committee (also peer-</w:t>
      </w:r>
      <w:r w:rsidR="006B195A">
        <w:t>reviewed</w:t>
      </w:r>
      <w:r w:rsidR="0005212E">
        <w:t>)</w:t>
      </w:r>
      <w:r>
        <w:t xml:space="preserve">. This being said, if my edits contradict Andy’s, I would go with Andy’s suggestion as he is the one you have to make </w:t>
      </w:r>
      <w:r w:rsidR="0005212E">
        <w:t>happiest</w:t>
      </w:r>
      <w:r>
        <w:t xml:space="preserve">, </w:t>
      </w:r>
      <w:proofErr w:type="spellStart"/>
      <w:r>
        <w:t>haha</w:t>
      </w:r>
      <w:proofErr w:type="spellEnd"/>
      <w:r>
        <w:t>.</w:t>
      </w:r>
    </w:p>
    <w:p w14:paraId="62FBEEF6" w14:textId="760B3658" w:rsidR="0005212E" w:rsidRDefault="0005212E">
      <w:pPr>
        <w:pStyle w:val="CommentText"/>
      </w:pPr>
    </w:p>
    <w:p w14:paraId="2730CC26" w14:textId="4E955B50" w:rsidR="0005212E" w:rsidRDefault="0005212E">
      <w:pPr>
        <w:pStyle w:val="CommentText"/>
      </w:pPr>
      <w:r>
        <w:t xml:space="preserve">Also, in general, I would prefer that figures and tables to be at the end of the document, as I find it easier to review the </w:t>
      </w:r>
      <w:proofErr w:type="spellStart"/>
      <w:proofErr w:type="gramStart"/>
      <w:r>
        <w:t>text.S</w:t>
      </w:r>
      <w:proofErr w:type="spellEnd"/>
      <w:proofErr w:type="gramEnd"/>
    </w:p>
  </w:comment>
  <w:comment w:id="1" w:author="courtney" w:date="2025-04-08T16:27:00Z" w:initials="mbc">
    <w:p w14:paraId="0C9E9EA8" w14:textId="77777777" w:rsidR="00A3012F" w:rsidRDefault="00A3012F">
      <w:pPr>
        <w:pStyle w:val="CommentText"/>
      </w:pPr>
      <w:r>
        <w:rPr>
          <w:rStyle w:val="CommentReference"/>
        </w:rPr>
        <w:annotationRef/>
      </w:r>
      <w:r>
        <w:t>So some overall comments-</w:t>
      </w:r>
    </w:p>
    <w:p w14:paraId="7F15DB15" w14:textId="77777777" w:rsidR="00A3012F" w:rsidRDefault="00A3012F">
      <w:pPr>
        <w:pStyle w:val="CommentText"/>
      </w:pPr>
    </w:p>
    <w:p w14:paraId="0119C750" w14:textId="77F45267" w:rsidR="00A3012F" w:rsidRDefault="00A3012F">
      <w:pPr>
        <w:pStyle w:val="CommentText"/>
      </w:pPr>
      <w:r>
        <w:t>There is quite a bit of literature about efforts to reduce bycatch in the Bering Sea that should be reviewed. I have attached the below references that were in my library. I am sure there are more recent reports, as I have not looked into bycatch data in a while.</w:t>
      </w:r>
    </w:p>
    <w:p w14:paraId="65CD56C9" w14:textId="500CDB83" w:rsidR="00A3012F" w:rsidRDefault="00A3012F">
      <w:pPr>
        <w:pStyle w:val="CommentText"/>
      </w:pPr>
      <w:r>
        <w:br/>
        <w:t>Examples attached are</w:t>
      </w:r>
    </w:p>
    <w:p w14:paraId="184E0124" w14:textId="5C79EBA2" w:rsidR="00A3012F" w:rsidRDefault="00A3012F">
      <w:pPr>
        <w:pStyle w:val="CommentText"/>
      </w:pPr>
      <w:proofErr w:type="spellStart"/>
      <w:r>
        <w:t>Ianelli</w:t>
      </w:r>
      <w:proofErr w:type="spellEnd"/>
      <w:r>
        <w:t xml:space="preserve"> et al. 2010</w:t>
      </w:r>
    </w:p>
    <w:p w14:paraId="4C519B44" w14:textId="65B21BCD" w:rsidR="00A3012F" w:rsidRDefault="00A3012F">
      <w:pPr>
        <w:pStyle w:val="CommentText"/>
      </w:pPr>
      <w:proofErr w:type="spellStart"/>
      <w:r>
        <w:t>Inaelli</w:t>
      </w:r>
      <w:proofErr w:type="spellEnd"/>
      <w:r>
        <w:t xml:space="preserve"> and </w:t>
      </w:r>
      <w:proofErr w:type="spellStart"/>
      <w:r>
        <w:t>Stram</w:t>
      </w:r>
      <w:proofErr w:type="spellEnd"/>
      <w:r>
        <w:t xml:space="preserve"> 2015</w:t>
      </w:r>
    </w:p>
    <w:p w14:paraId="7CE1795C" w14:textId="3EA1FD2D" w:rsidR="00A3012F" w:rsidRDefault="00A3012F">
      <w:pPr>
        <w:pStyle w:val="CommentText"/>
      </w:pPr>
      <w:proofErr w:type="spellStart"/>
      <w:r>
        <w:t>Stram</w:t>
      </w:r>
      <w:proofErr w:type="spellEnd"/>
      <w:r>
        <w:t xml:space="preserve"> and </w:t>
      </w:r>
      <w:proofErr w:type="spellStart"/>
      <w:r>
        <w:t>Ianelli</w:t>
      </w:r>
      <w:proofErr w:type="spellEnd"/>
      <w:r>
        <w:t xml:space="preserve"> 2009</w:t>
      </w:r>
    </w:p>
    <w:p w14:paraId="677A6CF4" w14:textId="076106D0" w:rsidR="00A3012F" w:rsidRDefault="00A3012F">
      <w:pPr>
        <w:pStyle w:val="CommentText"/>
      </w:pPr>
      <w:proofErr w:type="spellStart"/>
      <w:r>
        <w:t>Stram</w:t>
      </w:r>
      <w:proofErr w:type="spellEnd"/>
      <w:r>
        <w:t xml:space="preserve"> and </w:t>
      </w:r>
      <w:proofErr w:type="spellStart"/>
      <w:r>
        <w:t>Ianelli</w:t>
      </w:r>
      <w:proofErr w:type="spellEnd"/>
      <w:r>
        <w:t xml:space="preserve"> 2015</w:t>
      </w:r>
    </w:p>
    <w:p w14:paraId="0BB50312" w14:textId="77777777" w:rsidR="00A3012F" w:rsidRDefault="00A3012F">
      <w:pPr>
        <w:pStyle w:val="CommentText"/>
      </w:pPr>
    </w:p>
    <w:p w14:paraId="7D3ED956" w14:textId="22B248F8" w:rsidR="00A3012F" w:rsidRDefault="00A3012F">
      <w:pPr>
        <w:pStyle w:val="CommentText"/>
      </w:pPr>
      <w:r>
        <w:t>Also, there should be a bunch of survey data that provides insights into the vertical distribution of Pollock. I am sure there are more recent reports but these are the ones I had in my library</w:t>
      </w:r>
    </w:p>
    <w:p w14:paraId="72D75442" w14:textId="304F0F96" w:rsidR="00A3012F" w:rsidRDefault="00A3012F">
      <w:pPr>
        <w:pStyle w:val="CommentText"/>
      </w:pPr>
    </w:p>
    <w:p w14:paraId="6415C5E8" w14:textId="154672FB" w:rsidR="00A3012F" w:rsidRDefault="00A3012F">
      <w:pPr>
        <w:pStyle w:val="CommentText"/>
      </w:pPr>
      <w:proofErr w:type="spellStart"/>
      <w:r>
        <w:t>Honalehto</w:t>
      </w:r>
      <w:proofErr w:type="spellEnd"/>
      <w:r>
        <w:t xml:space="preserve"> et al. 2018. Bering survey</w:t>
      </w:r>
    </w:p>
    <w:p w14:paraId="06AFE417" w14:textId="5B9C0FE9" w:rsidR="00A3012F" w:rsidRDefault="00A3012F">
      <w:pPr>
        <w:pStyle w:val="CommentText"/>
      </w:pPr>
      <w:proofErr w:type="spellStart"/>
      <w:r>
        <w:t>Honalehto</w:t>
      </w:r>
      <w:proofErr w:type="spellEnd"/>
      <w:r>
        <w:t xml:space="preserve"> et al. 2015. Bering survey</w:t>
      </w:r>
    </w:p>
    <w:p w14:paraId="15A68817" w14:textId="263FB9A0" w:rsidR="00A3012F" w:rsidRDefault="00A3012F">
      <w:pPr>
        <w:pStyle w:val="CommentText"/>
      </w:pPr>
      <w:r>
        <w:t xml:space="preserve">Mc </w:t>
      </w:r>
      <w:proofErr w:type="spellStart"/>
      <w:r>
        <w:t>Carthy</w:t>
      </w:r>
      <w:proofErr w:type="spellEnd"/>
      <w:r>
        <w:t xml:space="preserve"> et al. 2018. GOA survey</w:t>
      </w:r>
    </w:p>
    <w:p w14:paraId="26CA900C" w14:textId="0435ED8A" w:rsidR="00A3012F" w:rsidRDefault="00A3012F">
      <w:pPr>
        <w:pStyle w:val="CommentText"/>
      </w:pPr>
      <w:r>
        <w:t>Jones et al. 2017. GOA survey</w:t>
      </w:r>
    </w:p>
    <w:p w14:paraId="119E2877" w14:textId="14834BDA" w:rsidR="00A3012F" w:rsidRDefault="00A3012F">
      <w:pPr>
        <w:pStyle w:val="CommentText"/>
      </w:pPr>
    </w:p>
    <w:p w14:paraId="2496F6F3" w14:textId="2D47F591" w:rsidR="00A3012F" w:rsidRDefault="00A3012F">
      <w:pPr>
        <w:pStyle w:val="CommentText"/>
      </w:pPr>
      <w:r>
        <w:t>Information from the fleet on avoidance.</w:t>
      </w:r>
    </w:p>
    <w:p w14:paraId="3CA478F3" w14:textId="0ACFD525" w:rsidR="00A3012F" w:rsidRPr="00C3104D" w:rsidRDefault="00A3012F" w:rsidP="00C3104D">
      <w:pPr>
        <w:pStyle w:val="CommentText"/>
      </w:pPr>
      <w:r w:rsidRPr="00C3104D">
        <w:t xml:space="preserve">Madsen and </w:t>
      </w:r>
      <w:proofErr w:type="spellStart"/>
      <w:r w:rsidRPr="00C3104D">
        <w:t>Haflinger</w:t>
      </w:r>
      <w:proofErr w:type="spellEnd"/>
      <w:r w:rsidRPr="00C3104D">
        <w:t>. 2016.</w:t>
      </w:r>
    </w:p>
    <w:p w14:paraId="5E47B6E1" w14:textId="1E937558" w:rsidR="00A3012F" w:rsidRDefault="00A3012F">
      <w:pPr>
        <w:pStyle w:val="CommentText"/>
      </w:pPr>
      <w:proofErr w:type="spellStart"/>
      <w:r>
        <w:t>Haynie</w:t>
      </w:r>
      <w:proofErr w:type="spellEnd"/>
      <w:r>
        <w:t xml:space="preserve"> </w:t>
      </w:r>
      <w:proofErr w:type="spellStart"/>
      <w:r>
        <w:t>Powerpoint</w:t>
      </w:r>
      <w:proofErr w:type="spellEnd"/>
      <w:r>
        <w:t xml:space="preserve"> presentation</w:t>
      </w:r>
    </w:p>
    <w:p w14:paraId="27C0C11C" w14:textId="1A097ADA" w:rsidR="00A3012F" w:rsidRDefault="00A3012F">
      <w:pPr>
        <w:pStyle w:val="CommentText"/>
      </w:pPr>
    </w:p>
    <w:p w14:paraId="78BAB46A" w14:textId="77777777" w:rsidR="00A3012F" w:rsidRDefault="00A3012F">
      <w:pPr>
        <w:pStyle w:val="CommentText"/>
      </w:pPr>
    </w:p>
    <w:p w14:paraId="0C2102D1" w14:textId="55538F23" w:rsidR="00A3012F" w:rsidRDefault="00A3012F">
      <w:pPr>
        <w:pStyle w:val="CommentText"/>
      </w:pPr>
      <w:r>
        <w:t xml:space="preserve">My other comment is that I realize that there is not a lot of literature of Chinook salmon depth distributions, behavior, </w:t>
      </w:r>
      <w:proofErr w:type="spellStart"/>
      <w:r>
        <w:t>ect</w:t>
      </w:r>
      <w:proofErr w:type="spellEnd"/>
      <w:r>
        <w:t xml:space="preserve">, and how environmental variables influence these behaviors, however, I think sections that delve into these topics can be strength by research on other species, including other salmonids (i.e., Atlantic salmon), or other pelagic fish that have been extensively studied with electronic tags (I.e., tuna, sharks, marlin, swordfish, </w:t>
      </w:r>
      <w:proofErr w:type="spellStart"/>
      <w:r>
        <w:t>ect</w:t>
      </w:r>
      <w:proofErr w:type="spellEnd"/>
      <w:r>
        <w:t>.). I have provided citations, below, where needed in the Discussion.</w:t>
      </w:r>
    </w:p>
    <w:p w14:paraId="0F42614E" w14:textId="1AB9D338" w:rsidR="00A3012F" w:rsidRDefault="00A3012F">
      <w:pPr>
        <w:pStyle w:val="CommentText"/>
      </w:pPr>
    </w:p>
  </w:comment>
  <w:comment w:id="2" w:author="courtney" w:date="2025-04-09T16:30:00Z" w:initials="mbc">
    <w:p w14:paraId="22F2170D" w14:textId="420C8777" w:rsidR="00A3012F" w:rsidRDefault="00A3012F">
      <w:pPr>
        <w:pStyle w:val="CommentText"/>
      </w:pPr>
      <w:r>
        <w:rPr>
          <w:rStyle w:val="CommentReference"/>
        </w:rPr>
        <w:annotationRef/>
      </w:r>
      <w:r>
        <w:t>I think the Introduction can be streamlined to 6 paragraphs</w:t>
      </w:r>
    </w:p>
    <w:p w14:paraId="75B5A8AF" w14:textId="55153437" w:rsidR="00A3012F" w:rsidRDefault="00A3012F">
      <w:pPr>
        <w:pStyle w:val="CommentText"/>
      </w:pPr>
    </w:p>
    <w:p w14:paraId="53CAFEA6" w14:textId="77777777" w:rsidR="00A3012F" w:rsidRDefault="00A3012F" w:rsidP="008065C3">
      <w:r>
        <w:t>Paragraphs</w:t>
      </w:r>
    </w:p>
    <w:p w14:paraId="2D981B92" w14:textId="77777777" w:rsidR="00A3012F" w:rsidRDefault="00A3012F" w:rsidP="008065C3">
      <w:r>
        <w:t>1. Bycatch overview</w:t>
      </w:r>
    </w:p>
    <w:p w14:paraId="3F666DC8" w14:textId="77777777" w:rsidR="00A3012F" w:rsidRDefault="00A3012F" w:rsidP="008065C3">
      <w:r>
        <w:t>2. Mitigation strategies</w:t>
      </w:r>
    </w:p>
    <w:p w14:paraId="578E5EE8" w14:textId="77777777" w:rsidR="00A3012F" w:rsidRDefault="00A3012F" w:rsidP="008065C3">
      <w:r>
        <w:t>3. Walleye Pollock fishery</w:t>
      </w:r>
    </w:p>
    <w:p w14:paraId="0BDBCE8A" w14:textId="77777777" w:rsidR="00A3012F" w:rsidRDefault="00A3012F" w:rsidP="008065C3">
      <w:r>
        <w:t>4. Insights into the behavior and distribution may contribute to mitigation strategies.</w:t>
      </w:r>
    </w:p>
    <w:p w14:paraId="0A8F38F6" w14:textId="77777777" w:rsidR="00A3012F" w:rsidRDefault="00A3012F" w:rsidP="008065C3">
      <w:r>
        <w:t>5. ML as a tool to solve complex fisheries problems</w:t>
      </w:r>
    </w:p>
    <w:p w14:paraId="3388EB04" w14:textId="77777777" w:rsidR="00A3012F" w:rsidRDefault="00A3012F" w:rsidP="008065C3">
      <w:r>
        <w:t>6. Goals and objectives.</w:t>
      </w:r>
    </w:p>
    <w:p w14:paraId="2980F886" w14:textId="77777777" w:rsidR="00A3012F" w:rsidRDefault="00A3012F">
      <w:pPr>
        <w:pStyle w:val="CommentText"/>
      </w:pPr>
    </w:p>
  </w:comment>
  <w:comment w:id="3" w:author="courtney" w:date="2025-04-09T14:54:00Z" w:initials="mbc">
    <w:p w14:paraId="0647F065" w14:textId="6890171B" w:rsidR="00A3012F" w:rsidRDefault="00A3012F">
      <w:pPr>
        <w:pStyle w:val="CommentText"/>
      </w:pPr>
      <w:r>
        <w:rPr>
          <w:rStyle w:val="CommentReference"/>
        </w:rPr>
        <w:annotationRef/>
      </w:r>
      <w:proofErr w:type="spellStart"/>
      <w:r>
        <w:t>Fn</w:t>
      </w:r>
      <w:proofErr w:type="spellEnd"/>
      <w:r>
        <w:t xml:space="preserve"> turtles</w:t>
      </w:r>
      <w:r w:rsidR="00484913">
        <w:t xml:space="preserve">… </w:t>
      </w:r>
    </w:p>
  </w:comment>
  <w:comment w:id="4" w:author="courtney" w:date="2025-04-09T15:40:00Z" w:initials="mbc">
    <w:p w14:paraId="727A8FC6" w14:textId="1BF0841D" w:rsidR="00A3012F" w:rsidRDefault="00A3012F">
      <w:pPr>
        <w:pStyle w:val="CommentText"/>
      </w:pPr>
      <w:r>
        <w:rPr>
          <w:rStyle w:val="CommentReference"/>
        </w:rPr>
        <w:annotationRef/>
      </w:r>
      <w:r>
        <w:t>I think you can combine these two paragraphs and streamline the first. The deletions are my suggested removed material.</w:t>
      </w:r>
    </w:p>
  </w:comment>
  <w:comment w:id="34" w:author="courtney" w:date="2025-04-09T16:27:00Z" w:initials="mbc">
    <w:p w14:paraId="246ABA3F" w14:textId="77777777" w:rsidR="00A3012F" w:rsidRDefault="00A3012F" w:rsidP="008065C3">
      <w:pPr>
        <w:pStyle w:val="CommentText"/>
      </w:pPr>
      <w:r>
        <w:rPr>
          <w:rStyle w:val="CommentReference"/>
        </w:rPr>
        <w:annotationRef/>
      </w:r>
      <w:r>
        <w:t>I think this paragraph should be moved below, and possibly merged with another.</w:t>
      </w:r>
    </w:p>
    <w:p w14:paraId="2D77C127" w14:textId="77777777" w:rsidR="00A3012F" w:rsidRDefault="00A3012F" w:rsidP="008065C3">
      <w:pPr>
        <w:pStyle w:val="CommentText"/>
      </w:pPr>
    </w:p>
    <w:p w14:paraId="6639CCD5" w14:textId="77777777" w:rsidR="00A3012F" w:rsidRDefault="00A3012F" w:rsidP="008065C3">
      <w:pPr>
        <w:pStyle w:val="CommentText"/>
      </w:pPr>
      <w:r>
        <w:t>There should be a lot of better material out there that looks at the spatial catches of Pollock out there. You should really cite the primary literature and not the online ADFG description, as these are generally vague and not reviewed.</w:t>
      </w:r>
    </w:p>
    <w:p w14:paraId="5273F526" w14:textId="77777777" w:rsidR="00A3012F" w:rsidRDefault="00A3012F" w:rsidP="008065C3">
      <w:pPr>
        <w:pStyle w:val="CommentText"/>
      </w:pPr>
    </w:p>
    <w:p w14:paraId="4590909D" w14:textId="77777777" w:rsidR="00A3012F" w:rsidRDefault="00A3012F" w:rsidP="008065C3">
      <w:pPr>
        <w:pStyle w:val="CommentText"/>
      </w:pPr>
      <w:r>
        <w:t>In past reports from the Bering Sea and GOA, ~90% of the adult biomass is with 50m of the seafloor (shelf and slope habitats), and 50% are within ~25 m of the seafloor (again, the trawling efforts are focused on the shelf habitats).</w:t>
      </w:r>
    </w:p>
    <w:p w14:paraId="40A05287" w14:textId="618AC9C0" w:rsidR="00A3012F" w:rsidRDefault="00A3012F">
      <w:pPr>
        <w:pStyle w:val="CommentText"/>
      </w:pPr>
    </w:p>
  </w:comment>
  <w:comment w:id="35" w:author="courtney" w:date="2025-04-09T16:04:00Z" w:initials="mbc">
    <w:p w14:paraId="7EDBD20D" w14:textId="0CCED697" w:rsidR="00A3012F" w:rsidRDefault="00A3012F">
      <w:pPr>
        <w:pStyle w:val="CommentText"/>
      </w:pPr>
      <w:r>
        <w:rPr>
          <w:rStyle w:val="CommentReference"/>
        </w:rPr>
        <w:annotationRef/>
      </w:r>
      <w:r>
        <w:t>This is the range from catches which are focused on the shelf, not the true depth distribution.</w:t>
      </w:r>
    </w:p>
  </w:comment>
  <w:comment w:id="36" w:author="courtney" w:date="2025-04-09T16:03:00Z" w:initials="mbc">
    <w:p w14:paraId="1975C060" w14:textId="55D59C58" w:rsidR="00A3012F" w:rsidRDefault="00A3012F">
      <w:pPr>
        <w:pStyle w:val="CommentText"/>
      </w:pPr>
      <w:r>
        <w:rPr>
          <w:rStyle w:val="CommentReference"/>
        </w:rPr>
        <w:annotationRef/>
      </w:r>
      <w:r>
        <w:t>They are not really pelagic trawls… The focus on the near the seafloor and hit all the time</w:t>
      </w:r>
    </w:p>
  </w:comment>
  <w:comment w:id="38" w:author="courtney" w:date="2025-04-09T15:17:00Z" w:initials="mbc">
    <w:p w14:paraId="44CF91FF" w14:textId="7B061C4E" w:rsidR="00A3012F" w:rsidRDefault="00A3012F">
      <w:pPr>
        <w:pStyle w:val="CommentText"/>
      </w:pPr>
      <w:r>
        <w:rPr>
          <w:rStyle w:val="CommentReference"/>
        </w:rPr>
        <w:annotationRef/>
      </w:r>
      <w:r>
        <w:t>I think this paragraph can be streamlined. It’s all good info, but I don’t think it is all needed. Also, I think you should focus on adult Pollock distribution as this is what fisheries are targeting and are occupy deeper water compared to juveniles.</w:t>
      </w:r>
    </w:p>
    <w:p w14:paraId="015DF36A" w14:textId="0C4FEC33" w:rsidR="00A3012F" w:rsidRDefault="00A3012F">
      <w:pPr>
        <w:pStyle w:val="CommentText"/>
      </w:pPr>
    </w:p>
    <w:p w14:paraId="712506F7" w14:textId="6E6ADCA4" w:rsidR="00A3012F" w:rsidRDefault="00A3012F">
      <w:pPr>
        <w:pStyle w:val="CommentText"/>
      </w:pPr>
      <w:r>
        <w:t>The big things to me are the species tendency to be on the continental slope/shelf during all times of the year, make seasonal movement to shallower shelf waters to spawn in the spring, and then the occupy depths xxx which vary by age and season.</w:t>
      </w:r>
    </w:p>
  </w:comment>
  <w:comment w:id="41" w:author="courtney" w:date="2025-04-09T15:18:00Z" w:initials="mbc">
    <w:p w14:paraId="7E01903C" w14:textId="764076FA" w:rsidR="00A3012F" w:rsidRDefault="00A3012F">
      <w:pPr>
        <w:pStyle w:val="CommentText"/>
      </w:pPr>
      <w:r>
        <w:rPr>
          <w:rStyle w:val="CommentReference"/>
        </w:rPr>
        <w:annotationRef/>
      </w:r>
      <w:r>
        <w:t>Paragraph can be streamlined, like above. I think you could start by saying that Chinook are typically thought to be coastal with the tendency to occupy the continental shelf, and then move on to depth occupancy.</w:t>
      </w:r>
    </w:p>
  </w:comment>
  <w:comment w:id="40" w:author="courtney" w:date="2025-04-09T15:07:00Z" w:initials="mbc">
    <w:p w14:paraId="5D2F5299" w14:textId="52AE5A06" w:rsidR="00A3012F" w:rsidRDefault="00A3012F" w:rsidP="006A1DD1">
      <w:pPr>
        <w:autoSpaceDE w:val="0"/>
        <w:autoSpaceDN w:val="0"/>
        <w:adjustRightInd w:val="0"/>
        <w:ind w:left="720" w:hanging="720"/>
        <w:rPr>
          <w:rFonts w:ascii="Calibri" w:hAnsi="Calibri" w:cs="Calibri"/>
          <w:kern w:val="0"/>
          <w:sz w:val="22"/>
          <w:szCs w:val="22"/>
        </w:rPr>
      </w:pPr>
      <w:r>
        <w:rPr>
          <w:rStyle w:val="CommentReference"/>
        </w:rPr>
        <w:annotationRef/>
      </w:r>
      <w:r>
        <w:rPr>
          <w:rFonts w:ascii="Calibri" w:hAnsi="Calibri" w:cs="Calibri"/>
          <w:kern w:val="0"/>
          <w:sz w:val="22"/>
          <w:szCs w:val="22"/>
        </w:rPr>
        <w:t>Other useful depth behaviors of Chinook salmon can be found in the below references. If you have not perused them, I would suggest you do.</w:t>
      </w:r>
    </w:p>
    <w:p w14:paraId="104337CB" w14:textId="77777777" w:rsidR="00A3012F" w:rsidRDefault="00A3012F" w:rsidP="006A1DD1">
      <w:pPr>
        <w:autoSpaceDE w:val="0"/>
        <w:autoSpaceDN w:val="0"/>
        <w:adjustRightInd w:val="0"/>
        <w:ind w:left="720" w:hanging="720"/>
        <w:rPr>
          <w:rFonts w:ascii="Calibri" w:hAnsi="Calibri" w:cs="Calibri"/>
          <w:kern w:val="0"/>
          <w:sz w:val="22"/>
          <w:szCs w:val="22"/>
        </w:rPr>
      </w:pPr>
    </w:p>
    <w:p w14:paraId="7317AA19" w14:textId="7B809E3B" w:rsidR="00A3012F" w:rsidRDefault="00A3012F" w:rsidP="006A1DD1">
      <w:pPr>
        <w:autoSpaceDE w:val="0"/>
        <w:autoSpaceDN w:val="0"/>
        <w:adjustRightInd w:val="0"/>
        <w:ind w:left="720" w:hanging="720"/>
        <w:rPr>
          <w:rFonts w:ascii="Calibri" w:hAnsi="Calibri" w:cs="Calibri"/>
          <w:kern w:val="0"/>
          <w:sz w:val="22"/>
          <w:szCs w:val="22"/>
        </w:rPr>
      </w:pPr>
      <w:proofErr w:type="spellStart"/>
      <w:r>
        <w:rPr>
          <w:rFonts w:ascii="Calibri" w:hAnsi="Calibri" w:cs="Calibri"/>
          <w:kern w:val="0"/>
          <w:sz w:val="22"/>
          <w:szCs w:val="22"/>
        </w:rPr>
        <w:t>Hinke</w:t>
      </w:r>
      <w:proofErr w:type="spellEnd"/>
      <w:r>
        <w:rPr>
          <w:rFonts w:ascii="Calibri" w:hAnsi="Calibri" w:cs="Calibri"/>
          <w:kern w:val="0"/>
          <w:sz w:val="22"/>
          <w:szCs w:val="22"/>
        </w:rPr>
        <w:t xml:space="preserve">, J. T., D. G. Foley, C. Wilson, and G. M. Watters. 2005. Persistent habitat use by Chinook salmon </w:t>
      </w:r>
      <w:r>
        <w:rPr>
          <w:rFonts w:ascii="Calibri" w:hAnsi="Calibri" w:cs="Calibri"/>
          <w:i/>
          <w:iCs/>
          <w:kern w:val="0"/>
          <w:sz w:val="22"/>
          <w:szCs w:val="22"/>
        </w:rPr>
        <w:t>Oncorhynchus tshawytscha</w:t>
      </w:r>
      <w:r>
        <w:rPr>
          <w:rFonts w:ascii="Calibri" w:hAnsi="Calibri" w:cs="Calibri"/>
          <w:kern w:val="0"/>
          <w:sz w:val="22"/>
          <w:szCs w:val="22"/>
        </w:rPr>
        <w:t xml:space="preserve"> in the coastal ocean. Marine Ecology Progress Series 304:207</w:t>
      </w:r>
      <w:r>
        <w:rPr>
          <w:rFonts w:ascii="Times New Roman" w:hAnsi="Times New Roman" w:cs="Times New Roman"/>
          <w:kern w:val="0"/>
        </w:rPr>
        <w:t>–</w:t>
      </w:r>
      <w:r>
        <w:rPr>
          <w:rFonts w:ascii="Calibri" w:hAnsi="Calibri" w:cs="Calibri"/>
          <w:kern w:val="0"/>
          <w:sz w:val="22"/>
          <w:szCs w:val="22"/>
        </w:rPr>
        <w:t>220.</w:t>
      </w:r>
    </w:p>
    <w:p w14:paraId="6DE570F3" w14:textId="713C6F8D" w:rsidR="00A3012F" w:rsidRDefault="00A3012F" w:rsidP="006A1DD1">
      <w:pPr>
        <w:autoSpaceDE w:val="0"/>
        <w:autoSpaceDN w:val="0"/>
        <w:adjustRightInd w:val="0"/>
        <w:ind w:left="720" w:hanging="720"/>
        <w:rPr>
          <w:rFonts w:ascii="Calibri" w:hAnsi="Calibri" w:cs="Calibri"/>
          <w:kern w:val="0"/>
          <w:sz w:val="22"/>
          <w:szCs w:val="22"/>
        </w:rPr>
      </w:pPr>
      <w:proofErr w:type="spellStart"/>
      <w:r>
        <w:rPr>
          <w:rFonts w:ascii="Calibri" w:hAnsi="Calibri" w:cs="Calibri"/>
          <w:kern w:val="0"/>
          <w:sz w:val="22"/>
          <w:szCs w:val="22"/>
        </w:rPr>
        <w:t>Hinke</w:t>
      </w:r>
      <w:proofErr w:type="spellEnd"/>
      <w:r>
        <w:rPr>
          <w:rFonts w:ascii="Calibri" w:hAnsi="Calibri" w:cs="Calibri"/>
          <w:kern w:val="0"/>
          <w:sz w:val="22"/>
          <w:szCs w:val="22"/>
        </w:rPr>
        <w:t xml:space="preserve">, J. T., G. M. Watters, G. W. Boehlert, and P. </w:t>
      </w:r>
      <w:proofErr w:type="spellStart"/>
      <w:r>
        <w:rPr>
          <w:rFonts w:ascii="Calibri" w:hAnsi="Calibri" w:cs="Calibri"/>
          <w:kern w:val="0"/>
          <w:sz w:val="22"/>
          <w:szCs w:val="22"/>
        </w:rPr>
        <w:t>Zedonis</w:t>
      </w:r>
      <w:proofErr w:type="spellEnd"/>
      <w:r>
        <w:rPr>
          <w:rFonts w:ascii="Calibri" w:hAnsi="Calibri" w:cs="Calibri"/>
          <w:kern w:val="0"/>
          <w:sz w:val="22"/>
          <w:szCs w:val="22"/>
        </w:rPr>
        <w:t>. 2005. Ocean habitat use in autumn by Chinook salmon in coastal waters of Oregon and California. Marine Ecology Progress Series 285:181</w:t>
      </w:r>
      <w:r>
        <w:rPr>
          <w:rFonts w:ascii="Times New Roman" w:hAnsi="Times New Roman" w:cs="Times New Roman"/>
          <w:kern w:val="0"/>
        </w:rPr>
        <w:t>–</w:t>
      </w:r>
      <w:r>
        <w:rPr>
          <w:rFonts w:ascii="Calibri" w:hAnsi="Calibri" w:cs="Calibri"/>
          <w:kern w:val="0"/>
          <w:sz w:val="22"/>
          <w:szCs w:val="22"/>
        </w:rPr>
        <w:t>192.</w:t>
      </w:r>
    </w:p>
    <w:p w14:paraId="369070FB" w14:textId="77777777" w:rsidR="00A3012F" w:rsidRDefault="00A3012F" w:rsidP="006A1DD1">
      <w:pPr>
        <w:autoSpaceDE w:val="0"/>
        <w:autoSpaceDN w:val="0"/>
        <w:adjustRightInd w:val="0"/>
        <w:ind w:left="720" w:hanging="720"/>
        <w:rPr>
          <w:rFonts w:ascii="Calibri" w:hAnsi="Calibri" w:cs="Calibri"/>
          <w:kern w:val="0"/>
          <w:sz w:val="22"/>
          <w:szCs w:val="22"/>
        </w:rPr>
      </w:pPr>
    </w:p>
    <w:p w14:paraId="6321C795" w14:textId="5E4B114B" w:rsidR="00A3012F" w:rsidRDefault="00A3012F" w:rsidP="006A1DD1">
      <w:pPr>
        <w:autoSpaceDE w:val="0"/>
        <w:autoSpaceDN w:val="0"/>
        <w:adjustRightInd w:val="0"/>
        <w:ind w:left="720" w:hanging="720"/>
        <w:rPr>
          <w:rFonts w:ascii="Calibri" w:hAnsi="Calibri" w:cs="Calibri"/>
          <w:kern w:val="0"/>
          <w:sz w:val="22"/>
          <w:szCs w:val="22"/>
        </w:rPr>
      </w:pPr>
      <w:r>
        <w:rPr>
          <w:rFonts w:ascii="Calibri" w:hAnsi="Calibri" w:cs="Calibri"/>
          <w:kern w:val="0"/>
          <w:sz w:val="22"/>
          <w:szCs w:val="22"/>
        </w:rPr>
        <w:t>Walker, R. V., and K. W. Myers. 2009. Behavior of Yukon River Chinook salmon in the Bering Sea as inferred from archival tag data. North Pacific Anadromous Fish Commission Bulletin 5:121</w:t>
      </w:r>
      <w:r>
        <w:rPr>
          <w:rFonts w:ascii="Times New Roman" w:hAnsi="Times New Roman" w:cs="Times New Roman"/>
          <w:kern w:val="0"/>
        </w:rPr>
        <w:t>–</w:t>
      </w:r>
      <w:r>
        <w:rPr>
          <w:rFonts w:ascii="Calibri" w:hAnsi="Calibri" w:cs="Calibri"/>
          <w:kern w:val="0"/>
          <w:sz w:val="22"/>
          <w:szCs w:val="22"/>
        </w:rPr>
        <w:t>130.</w:t>
      </w:r>
    </w:p>
    <w:p w14:paraId="00E3485C" w14:textId="77777777" w:rsidR="00A3012F" w:rsidRDefault="00A3012F" w:rsidP="006A1DD1">
      <w:pPr>
        <w:autoSpaceDE w:val="0"/>
        <w:autoSpaceDN w:val="0"/>
        <w:adjustRightInd w:val="0"/>
        <w:ind w:left="720" w:hanging="720"/>
        <w:rPr>
          <w:rFonts w:ascii="Calibri" w:hAnsi="Calibri" w:cs="Calibri"/>
          <w:kern w:val="0"/>
          <w:sz w:val="22"/>
          <w:szCs w:val="22"/>
        </w:rPr>
      </w:pPr>
    </w:p>
    <w:p w14:paraId="21F28DF3" w14:textId="49EEA717" w:rsidR="00A3012F" w:rsidRDefault="00A3012F" w:rsidP="006A1DD1">
      <w:pPr>
        <w:autoSpaceDE w:val="0"/>
        <w:autoSpaceDN w:val="0"/>
        <w:adjustRightInd w:val="0"/>
        <w:ind w:left="720" w:hanging="720"/>
        <w:rPr>
          <w:rFonts w:ascii="Calibri" w:hAnsi="Calibri" w:cs="Calibri"/>
          <w:kern w:val="0"/>
          <w:sz w:val="22"/>
          <w:szCs w:val="22"/>
        </w:rPr>
      </w:pPr>
      <w:r>
        <w:rPr>
          <w:rFonts w:ascii="Calibri" w:hAnsi="Calibri" w:cs="Calibri"/>
          <w:kern w:val="0"/>
          <w:sz w:val="22"/>
          <w:szCs w:val="22"/>
        </w:rPr>
        <w:t xml:space="preserve">Walker, R. V., V. V. </w:t>
      </w:r>
      <w:proofErr w:type="spellStart"/>
      <w:r>
        <w:rPr>
          <w:rFonts w:ascii="Calibri" w:hAnsi="Calibri" w:cs="Calibri"/>
          <w:kern w:val="0"/>
          <w:sz w:val="22"/>
          <w:szCs w:val="22"/>
        </w:rPr>
        <w:t>Sviridov</w:t>
      </w:r>
      <w:proofErr w:type="spellEnd"/>
      <w:r>
        <w:rPr>
          <w:rFonts w:ascii="Calibri" w:hAnsi="Calibri" w:cs="Calibri"/>
          <w:kern w:val="0"/>
          <w:sz w:val="22"/>
          <w:szCs w:val="22"/>
        </w:rPr>
        <w:t xml:space="preserve">, S. Urawa, and T. </w:t>
      </w:r>
      <w:proofErr w:type="spellStart"/>
      <w:r>
        <w:rPr>
          <w:rFonts w:ascii="Calibri" w:hAnsi="Calibri" w:cs="Calibri"/>
          <w:kern w:val="0"/>
          <w:sz w:val="22"/>
          <w:szCs w:val="22"/>
        </w:rPr>
        <w:t>Azumaya</w:t>
      </w:r>
      <w:proofErr w:type="spellEnd"/>
      <w:r>
        <w:rPr>
          <w:rFonts w:ascii="Calibri" w:hAnsi="Calibri" w:cs="Calibri"/>
          <w:kern w:val="0"/>
          <w:sz w:val="22"/>
          <w:szCs w:val="22"/>
        </w:rPr>
        <w:t xml:space="preserve">. 2007. </w:t>
      </w:r>
      <w:proofErr w:type="spellStart"/>
      <w:r>
        <w:rPr>
          <w:rFonts w:ascii="Calibri" w:hAnsi="Calibri" w:cs="Calibri"/>
          <w:kern w:val="0"/>
          <w:sz w:val="22"/>
          <w:szCs w:val="22"/>
        </w:rPr>
        <w:t>Spatio</w:t>
      </w:r>
      <w:proofErr w:type="spellEnd"/>
      <w:r>
        <w:rPr>
          <w:rFonts w:ascii="Calibri" w:hAnsi="Calibri" w:cs="Calibri"/>
          <w:kern w:val="0"/>
          <w:sz w:val="22"/>
          <w:szCs w:val="22"/>
        </w:rPr>
        <w:t>-temporal variation in vertical distributions of Pacific salmon in the ocean. North Pacific Anadromous Fish Commission Bulletin 4:193</w:t>
      </w:r>
      <w:r>
        <w:rPr>
          <w:rFonts w:ascii="Times New Roman" w:hAnsi="Times New Roman" w:cs="Times New Roman"/>
          <w:kern w:val="0"/>
        </w:rPr>
        <w:t>–</w:t>
      </w:r>
      <w:r>
        <w:rPr>
          <w:rFonts w:ascii="Calibri" w:hAnsi="Calibri" w:cs="Calibri"/>
          <w:kern w:val="0"/>
          <w:sz w:val="22"/>
          <w:szCs w:val="22"/>
        </w:rPr>
        <w:t>201.</w:t>
      </w:r>
    </w:p>
    <w:p w14:paraId="638CEED7" w14:textId="77777777" w:rsidR="00A3012F" w:rsidRDefault="00A3012F" w:rsidP="006A1DD1">
      <w:pPr>
        <w:autoSpaceDE w:val="0"/>
        <w:autoSpaceDN w:val="0"/>
        <w:adjustRightInd w:val="0"/>
        <w:ind w:left="720" w:hanging="720"/>
        <w:rPr>
          <w:rFonts w:ascii="Calibri" w:hAnsi="Calibri" w:cs="Calibri"/>
          <w:kern w:val="0"/>
          <w:sz w:val="22"/>
          <w:szCs w:val="22"/>
        </w:rPr>
      </w:pPr>
    </w:p>
    <w:p w14:paraId="19A0D3EB" w14:textId="77777777" w:rsidR="00A3012F" w:rsidRDefault="00A3012F" w:rsidP="006A1DD1">
      <w:pPr>
        <w:autoSpaceDE w:val="0"/>
        <w:autoSpaceDN w:val="0"/>
        <w:adjustRightInd w:val="0"/>
        <w:ind w:left="720" w:hanging="720"/>
        <w:rPr>
          <w:rFonts w:ascii="Calibri" w:hAnsi="Calibri" w:cs="Calibri"/>
          <w:kern w:val="0"/>
          <w:sz w:val="22"/>
          <w:szCs w:val="22"/>
        </w:rPr>
      </w:pPr>
      <w:r>
        <w:rPr>
          <w:rFonts w:ascii="Calibri" w:hAnsi="Calibri" w:cs="Calibri"/>
          <w:kern w:val="0"/>
          <w:sz w:val="22"/>
          <w:szCs w:val="22"/>
        </w:rPr>
        <w:t xml:space="preserve">Smith, J. M., K. L. Fresh, A. N. </w:t>
      </w:r>
      <w:proofErr w:type="spellStart"/>
      <w:r>
        <w:rPr>
          <w:rFonts w:ascii="Calibri" w:hAnsi="Calibri" w:cs="Calibri"/>
          <w:kern w:val="0"/>
          <w:sz w:val="22"/>
          <w:szCs w:val="22"/>
        </w:rPr>
        <w:t>Kagley</w:t>
      </w:r>
      <w:proofErr w:type="spellEnd"/>
      <w:r>
        <w:rPr>
          <w:rFonts w:ascii="Calibri" w:hAnsi="Calibri" w:cs="Calibri"/>
          <w:kern w:val="0"/>
          <w:sz w:val="22"/>
          <w:szCs w:val="22"/>
        </w:rPr>
        <w:t xml:space="preserve">, and T. P. Quinn. 2015. Ultrasonic telemetry reveals seasonal variation in depth distribution and diel vertical migrations of sub-adult Chinook and </w:t>
      </w:r>
      <w:proofErr w:type="spellStart"/>
      <w:r>
        <w:rPr>
          <w:rFonts w:ascii="Calibri" w:hAnsi="Calibri" w:cs="Calibri"/>
          <w:kern w:val="0"/>
          <w:sz w:val="22"/>
          <w:szCs w:val="22"/>
        </w:rPr>
        <w:t>coho</w:t>
      </w:r>
      <w:proofErr w:type="spellEnd"/>
      <w:r>
        <w:rPr>
          <w:rFonts w:ascii="Calibri" w:hAnsi="Calibri" w:cs="Calibri"/>
          <w:kern w:val="0"/>
          <w:sz w:val="22"/>
          <w:szCs w:val="22"/>
        </w:rPr>
        <w:t xml:space="preserve"> salmon in Puget Sound. Marine Ecology Progress Series 532:227</w:t>
      </w:r>
      <w:r>
        <w:rPr>
          <w:rFonts w:ascii="Times New Roman" w:hAnsi="Times New Roman" w:cs="Times New Roman"/>
          <w:kern w:val="0"/>
        </w:rPr>
        <w:t>–</w:t>
      </w:r>
      <w:r>
        <w:rPr>
          <w:rFonts w:ascii="Calibri" w:hAnsi="Calibri" w:cs="Calibri"/>
          <w:kern w:val="0"/>
          <w:sz w:val="22"/>
          <w:szCs w:val="22"/>
        </w:rPr>
        <w:t>242.</w:t>
      </w:r>
    </w:p>
    <w:p w14:paraId="23F45EFC" w14:textId="70ECA1F7" w:rsidR="00A3012F" w:rsidRDefault="00A3012F">
      <w:pPr>
        <w:pStyle w:val="CommentText"/>
      </w:pPr>
    </w:p>
  </w:comment>
  <w:comment w:id="42" w:author="courtney" w:date="2025-04-09T16:38:00Z" w:initials="mbc">
    <w:p w14:paraId="55936D90" w14:textId="01856E66" w:rsidR="00A3012F" w:rsidRDefault="00A3012F">
      <w:pPr>
        <w:pStyle w:val="CommentText"/>
      </w:pPr>
      <w:r>
        <w:rPr>
          <w:rStyle w:val="CommentReference"/>
        </w:rPr>
        <w:annotationRef/>
      </w:r>
      <w:r>
        <w:t>I don’t think this sentence is needed</w:t>
      </w:r>
    </w:p>
  </w:comment>
  <w:comment w:id="44" w:author="courtney" w:date="2025-04-08T15:00:00Z" w:initials="mbc">
    <w:p w14:paraId="1A47B729" w14:textId="526EFD0A" w:rsidR="00A3012F" w:rsidRDefault="00A3012F">
      <w:pPr>
        <w:pStyle w:val="CommentText"/>
      </w:pPr>
      <w:r>
        <w:rPr>
          <w:rStyle w:val="CommentReference"/>
        </w:rPr>
        <w:annotationRef/>
      </w:r>
      <w:r>
        <w:t>Shameless citation. Courtney et al. 2019; Courtney et al. 2021</w:t>
      </w:r>
    </w:p>
  </w:comment>
  <w:comment w:id="45" w:author="courtney" w:date="2025-04-09T16:44:00Z" w:initials="mbc">
    <w:p w14:paraId="507A18B9" w14:textId="77777777" w:rsidR="00A3012F" w:rsidRDefault="00A3012F" w:rsidP="00E31CF0">
      <w:pPr>
        <w:pStyle w:val="CommentText"/>
      </w:pPr>
      <w:r>
        <w:rPr>
          <w:rStyle w:val="CommentReference"/>
        </w:rPr>
        <w:annotationRef/>
      </w:r>
      <w:r>
        <w:t>This needs to be fleshed out better. Or maybe just deleted altogether</w:t>
      </w:r>
    </w:p>
    <w:p w14:paraId="77134832" w14:textId="77777777" w:rsidR="00A3012F" w:rsidRDefault="00A3012F" w:rsidP="00E31CF0">
      <w:pPr>
        <w:pStyle w:val="CommentText"/>
      </w:pPr>
    </w:p>
    <w:p w14:paraId="39C5A1F2" w14:textId="53750428" w:rsidR="00A3012F" w:rsidRDefault="00A3012F" w:rsidP="00E31CF0">
      <w:pPr>
        <w:pStyle w:val="CommentText"/>
      </w:pPr>
      <w:r>
        <w:t>I realize that you are trying to say that given differences in life history between the two species, modeling framework may be used to mintage bycatch by understanding habitat preferences between the two species.</w:t>
      </w:r>
    </w:p>
    <w:p w14:paraId="1E636A55" w14:textId="7B768422" w:rsidR="00A3012F" w:rsidRDefault="00A3012F" w:rsidP="00E31CF0">
      <w:pPr>
        <w:pStyle w:val="CommentText"/>
      </w:pPr>
    </w:p>
    <w:p w14:paraId="66F2FEB7" w14:textId="63CCC692" w:rsidR="00A3012F" w:rsidRDefault="00A3012F" w:rsidP="00E31CF0">
      <w:pPr>
        <w:pStyle w:val="CommentText"/>
      </w:pPr>
      <w:r>
        <w:t>I think the biggest thing is that there has been little research in understanding the horizontal and vertical overlap between species, and what has done is simple, descriptive in nature, and has failed to tease apart meaningful differences useful in mitigations strategies. However, ML is extremely power tool that has the ability to ‘make all your wildest dreams come true’</w:t>
      </w:r>
    </w:p>
    <w:p w14:paraId="1DB4CC9B" w14:textId="3C1A1A92" w:rsidR="00A3012F" w:rsidRDefault="00A3012F">
      <w:pPr>
        <w:pStyle w:val="CommentText"/>
      </w:pPr>
    </w:p>
  </w:comment>
  <w:comment w:id="50" w:author="courtney" w:date="2025-04-09T09:03:00Z" w:initials="mbc">
    <w:p w14:paraId="347FD1EC" w14:textId="5FAF1E35" w:rsidR="00A3012F" w:rsidRDefault="00A3012F">
      <w:pPr>
        <w:pStyle w:val="CommentText"/>
      </w:pPr>
      <w:r>
        <w:rPr>
          <w:rStyle w:val="CommentReference"/>
        </w:rPr>
        <w:annotationRef/>
      </w:r>
      <w:r>
        <w:t>So there has to be more than this. How has machine learning been used in other animal predictive modeling?</w:t>
      </w:r>
    </w:p>
  </w:comment>
  <w:comment w:id="51" w:author="courtney" w:date="2025-04-10T07:47:00Z" w:initials="mbc">
    <w:p w14:paraId="73766569" w14:textId="119A7BBD" w:rsidR="00A3012F" w:rsidRDefault="00A3012F">
      <w:pPr>
        <w:pStyle w:val="CommentText"/>
      </w:pPr>
      <w:r>
        <w:rPr>
          <w:rStyle w:val="CommentReference"/>
        </w:rPr>
        <w:annotationRef/>
      </w:r>
      <w:r>
        <w:t>Best to cite the Final Report.</w:t>
      </w:r>
    </w:p>
    <w:p w14:paraId="6E89B5A8" w14:textId="340AF07C" w:rsidR="00A3012F" w:rsidRDefault="00A3012F">
      <w:pPr>
        <w:pStyle w:val="CommentText"/>
      </w:pPr>
    </w:p>
    <w:p w14:paraId="22B881AA" w14:textId="18DDC1F8" w:rsidR="00A3012F" w:rsidRDefault="00A3012F">
      <w:pPr>
        <w:pStyle w:val="CommentText"/>
      </w:pPr>
      <w:r>
        <w:t>Somewhere is should state the number of total geolocation days used. It would probably be good to include a supplementary material showing 1) all the tracks 2) days available by month</w:t>
      </w:r>
    </w:p>
  </w:comment>
  <w:comment w:id="54" w:author="courtney" w:date="2025-04-10T10:56:00Z" w:initials="mbc">
    <w:p w14:paraId="3CC95DE5" w14:textId="59B217F8" w:rsidR="0005212E" w:rsidRDefault="0005212E">
      <w:pPr>
        <w:pStyle w:val="CommentText"/>
      </w:pPr>
      <w:r>
        <w:rPr>
          <w:rStyle w:val="CommentReference"/>
        </w:rPr>
        <w:annotationRef/>
      </w:r>
      <w:r>
        <w:t>These numbers are not correct, but I can get you the correct numbers</w:t>
      </w:r>
    </w:p>
  </w:comment>
  <w:comment w:id="62" w:author="courtney" w:date="2025-04-10T08:49:00Z" w:initials="mbc">
    <w:p w14:paraId="7E711098" w14:textId="68756948" w:rsidR="00A3012F" w:rsidRDefault="00A3012F">
      <w:pPr>
        <w:pStyle w:val="CommentText"/>
      </w:pPr>
      <w:r>
        <w:rPr>
          <w:rStyle w:val="CommentReference"/>
        </w:rPr>
        <w:annotationRef/>
      </w:r>
      <w:r>
        <w:t>Maybe I missed this, but I think you should mention that these data were taken estimated along the fish tracks</w:t>
      </w:r>
    </w:p>
  </w:comment>
  <w:comment w:id="63" w:author="courtney" w:date="2025-04-10T10:23:00Z" w:initials="mbc">
    <w:p w14:paraId="7CCBF41A" w14:textId="7A8A7C58" w:rsidR="00A3012F" w:rsidRDefault="00A3012F">
      <w:pPr>
        <w:pStyle w:val="CommentText"/>
      </w:pPr>
      <w:r>
        <w:rPr>
          <w:rStyle w:val="CommentReference"/>
        </w:rPr>
        <w:annotationRef/>
      </w:r>
      <w:r>
        <w:t>I realize that the intent is to cite your first chapter manuscript as the model used, but I think you should provide a few basic details about the model, otherwise its hard to understand the below information.</w:t>
      </w:r>
    </w:p>
    <w:p w14:paraId="2DD136A1" w14:textId="4E297F4D" w:rsidR="00FD7E59" w:rsidRDefault="00FD7E59">
      <w:pPr>
        <w:pStyle w:val="CommentText"/>
      </w:pPr>
    </w:p>
    <w:p w14:paraId="29058B62" w14:textId="7504BB0C" w:rsidR="00FD7E59" w:rsidRDefault="00FD7E59">
      <w:pPr>
        <w:pStyle w:val="CommentText"/>
      </w:pPr>
      <w:r>
        <w:t>Supplementary material is really common these days, and is really useful to include if things start getting out of hand. Like trying to explain all model training or justify methods. If it makes sense to have a supplemental material, include this, then I would say go for it.</w:t>
      </w:r>
    </w:p>
    <w:p w14:paraId="5188A741" w14:textId="765E693E" w:rsidR="00043827" w:rsidRDefault="00043827">
      <w:pPr>
        <w:pStyle w:val="CommentText"/>
      </w:pPr>
    </w:p>
    <w:p w14:paraId="77AFDC05" w14:textId="6CEF236B" w:rsidR="009D0FBB" w:rsidRDefault="00043827">
      <w:pPr>
        <w:pStyle w:val="CommentText"/>
      </w:pPr>
      <w:r>
        <w:t>Here are a couple examples from a past UAF PhD student</w:t>
      </w:r>
    </w:p>
    <w:p w14:paraId="36957587" w14:textId="77777777" w:rsidR="00043827" w:rsidRDefault="00043827">
      <w:pPr>
        <w:pStyle w:val="CommentText"/>
      </w:pPr>
    </w:p>
    <w:p w14:paraId="2DC0FDF8" w14:textId="7372769E" w:rsidR="00043827" w:rsidRDefault="00043827">
      <w:pPr>
        <w:pStyle w:val="CommentText"/>
      </w:pPr>
      <w:hyperlink r:id="rId1" w:history="1">
        <w:r w:rsidRPr="00D738BC">
          <w:rPr>
            <w:rStyle w:val="Hyperlink"/>
          </w:rPr>
          <w:t>https://link.springer.com/article/10.1186/s40317-023-00340-3#ethics</w:t>
        </w:r>
      </w:hyperlink>
    </w:p>
    <w:p w14:paraId="61D02993" w14:textId="7672A397" w:rsidR="00043827" w:rsidRDefault="00043827">
      <w:pPr>
        <w:pStyle w:val="CommentText"/>
      </w:pPr>
    </w:p>
    <w:p w14:paraId="26FAD3F0" w14:textId="6BAFDC11" w:rsidR="00043827" w:rsidRDefault="00043827">
      <w:pPr>
        <w:pStyle w:val="CommentText"/>
      </w:pPr>
      <w:hyperlink r:id="rId2" w:history="1">
        <w:r w:rsidRPr="00D738BC">
          <w:rPr>
            <w:rStyle w:val="Hyperlink"/>
          </w:rPr>
          <w:t>https://link.springer.com/article/10.1186/s40317-020-00204-0</w:t>
        </w:r>
      </w:hyperlink>
    </w:p>
    <w:p w14:paraId="5A6F4D18" w14:textId="77777777" w:rsidR="00043827" w:rsidRDefault="00043827">
      <w:pPr>
        <w:pStyle w:val="CommentText"/>
      </w:pPr>
    </w:p>
    <w:p w14:paraId="1738BAAE" w14:textId="6D8DAB1E" w:rsidR="00043827" w:rsidRDefault="009D0FBB">
      <w:pPr>
        <w:pStyle w:val="CommentText"/>
      </w:pPr>
      <w:hyperlink r:id="rId3" w:history="1">
        <w:r w:rsidRPr="00D738BC">
          <w:rPr>
            <w:rStyle w:val="Hyperlink"/>
          </w:rPr>
          <w:t>https://link.springer.com/article/10.1186/s40462-024-00464-y</w:t>
        </w:r>
      </w:hyperlink>
    </w:p>
    <w:p w14:paraId="74C513A5" w14:textId="77777777" w:rsidR="009D0FBB" w:rsidRDefault="009D0FBB">
      <w:pPr>
        <w:pStyle w:val="CommentText"/>
      </w:pPr>
    </w:p>
  </w:comment>
  <w:comment w:id="64" w:author="courtney" w:date="2025-04-10T10:57:00Z" w:initials="mbc">
    <w:p w14:paraId="56F58D26" w14:textId="47188519" w:rsidR="00F356F6" w:rsidRDefault="00F356F6">
      <w:pPr>
        <w:pStyle w:val="CommentText"/>
      </w:pPr>
      <w:r>
        <w:rPr>
          <w:rStyle w:val="CommentReference"/>
        </w:rPr>
        <w:annotationRef/>
      </w:r>
      <w:r>
        <w:t>I would reserve the in text citations for the Results section. Typically, the only figures cited in Methods are maps of the study area.</w:t>
      </w:r>
      <w:r w:rsidR="00DE4BA8">
        <w:t xml:space="preserve"> If this is not meant to be in the Results, then perhaps the figures should be put as supplementary material.</w:t>
      </w:r>
      <w:bookmarkStart w:id="65" w:name="_GoBack"/>
      <w:bookmarkEnd w:id="65"/>
    </w:p>
  </w:comment>
  <w:comment w:id="66" w:author="courtney" w:date="2025-04-10T10:22:00Z" w:initials="mbc">
    <w:p w14:paraId="3122D5B6" w14:textId="77777777" w:rsidR="00A3012F" w:rsidRDefault="00A3012F" w:rsidP="00A3012F">
      <w:pPr>
        <w:pStyle w:val="CommentText"/>
      </w:pPr>
      <w:r>
        <w:rPr>
          <w:rStyle w:val="CommentReference"/>
        </w:rPr>
        <w:annotationRef/>
      </w:r>
      <w:r>
        <w:t>I might be confused, but…</w:t>
      </w:r>
    </w:p>
    <w:p w14:paraId="206D71F9" w14:textId="77777777" w:rsidR="00A3012F" w:rsidRDefault="00A3012F" w:rsidP="00A3012F">
      <w:pPr>
        <w:pStyle w:val="CommentText"/>
      </w:pPr>
    </w:p>
    <w:p w14:paraId="21BA228B" w14:textId="4DD74776" w:rsidR="00A3012F" w:rsidRDefault="00A3012F" w:rsidP="00A3012F">
      <w:pPr>
        <w:pStyle w:val="CommentText"/>
      </w:pPr>
      <w:r>
        <w:t>You used all the data spanning from the central Bering Sea to the PNW, but then only focus on Yakutat and Chignik predictions?</w:t>
      </w:r>
    </w:p>
    <w:p w14:paraId="56DD6217" w14:textId="0608FF99" w:rsidR="00781A6C" w:rsidRDefault="00781A6C" w:rsidP="00A3012F">
      <w:pPr>
        <w:pStyle w:val="CommentText"/>
      </w:pPr>
    </w:p>
    <w:p w14:paraId="224251FF" w14:textId="7A2C7C20" w:rsidR="00781A6C" w:rsidRDefault="00781A6C" w:rsidP="00A3012F">
      <w:pPr>
        <w:pStyle w:val="CommentText"/>
      </w:pPr>
      <w:r>
        <w:t>What was the reasoning behind these two locations?</w:t>
      </w:r>
    </w:p>
    <w:p w14:paraId="17A2DA14" w14:textId="5D94EDE2" w:rsidR="00781A6C" w:rsidRDefault="00781A6C" w:rsidP="00A3012F">
      <w:pPr>
        <w:pStyle w:val="CommentText"/>
      </w:pPr>
    </w:p>
    <w:p w14:paraId="3576CEEB" w14:textId="14D43597" w:rsidR="00781A6C" w:rsidRDefault="00781A6C" w:rsidP="00A3012F">
      <w:pPr>
        <w:pStyle w:val="CommentText"/>
      </w:pPr>
      <w:r>
        <w:t xml:space="preserve">Also, what exactly are the ‘nearshore’ and ‘offshore’ boundaries? Is nearshore xx km from land, or is it the shelf? </w:t>
      </w:r>
    </w:p>
    <w:p w14:paraId="4961D75D" w14:textId="498FEA78" w:rsidR="00A3012F" w:rsidRDefault="00A3012F">
      <w:pPr>
        <w:pStyle w:val="CommentText"/>
      </w:pPr>
    </w:p>
  </w:comment>
  <w:comment w:id="67" w:author="courtney" w:date="2025-04-10T10:25:00Z" w:initials="mbc">
    <w:p w14:paraId="45DD05AD" w14:textId="4CFC59CE" w:rsidR="00E82D4E" w:rsidRDefault="00E82D4E">
      <w:pPr>
        <w:pStyle w:val="CommentText"/>
      </w:pPr>
      <w:r>
        <w:rPr>
          <w:rStyle w:val="CommentReference"/>
        </w:rPr>
        <w:annotationRef/>
      </w:r>
      <w:r>
        <w:t xml:space="preserve">So not to create more work, but where did these numbers come from? I think they could be revised. Perhaps it would be better to look at the bottom 50 m of the water column. The </w:t>
      </w:r>
      <w:proofErr w:type="spellStart"/>
      <w:r>
        <w:t>pollock</w:t>
      </w:r>
      <w:proofErr w:type="spellEnd"/>
      <w:r>
        <w:t xml:space="preserve"> fishery is termed ‘pelagic trawl’, but it is well knowing that they are targeting aggregations on the bottom and that their nets routinely drag the seafloor. Any </w:t>
      </w:r>
      <w:proofErr w:type="spellStart"/>
      <w:r>
        <w:t>pollock</w:t>
      </w:r>
      <w:proofErr w:type="spellEnd"/>
      <w:r>
        <w:t xml:space="preserve"> fisherman will tell you this.</w:t>
      </w:r>
    </w:p>
  </w:comment>
  <w:comment w:id="69" w:author="courtney" w:date="2025-04-10T11:21:00Z" w:initials="mbc">
    <w:p w14:paraId="5D5522B9" w14:textId="17B5FB12" w:rsidR="00A017BC" w:rsidRDefault="00A017BC">
      <w:pPr>
        <w:pStyle w:val="CommentText"/>
      </w:pPr>
      <w:r>
        <w:rPr>
          <w:rStyle w:val="CommentReference"/>
        </w:rPr>
        <w:annotationRef/>
      </w:r>
      <w:r>
        <w:t>This is Model D correct? If so, I would explicitly state this. Might be good to also put this model in bold or put and asterisk by it</w:t>
      </w:r>
    </w:p>
  </w:comment>
  <w:comment w:id="73" w:author="courtney" w:date="2025-04-09T09:35:00Z" w:initials="mbc">
    <w:p w14:paraId="125AB473" w14:textId="2AEABD2A" w:rsidR="0005212E" w:rsidRDefault="0005212E" w:rsidP="0005212E">
      <w:pPr>
        <w:pStyle w:val="CommentText"/>
      </w:pPr>
      <w:r>
        <w:rPr>
          <w:rStyle w:val="CommentReference"/>
        </w:rPr>
        <w:annotationRef/>
      </w:r>
      <w:r w:rsidR="003E47D4">
        <w:t xml:space="preserve">Is there a better word than ‘guessing’ to </w:t>
      </w:r>
      <w:proofErr w:type="gramStart"/>
      <w:r w:rsidR="003E47D4">
        <w:t>use</w:t>
      </w:r>
      <w:proofErr w:type="gramEnd"/>
    </w:p>
  </w:comment>
  <w:comment w:id="80" w:author="courtney" w:date="2025-04-09T09:35:00Z" w:initials="mbc">
    <w:p w14:paraId="090D0D2C" w14:textId="54BF10E6" w:rsidR="00A3012F" w:rsidRDefault="00A3012F">
      <w:pPr>
        <w:pStyle w:val="CommentText"/>
      </w:pPr>
      <w:r>
        <w:rPr>
          <w:rStyle w:val="CommentReference"/>
        </w:rPr>
        <w:annotationRef/>
      </w:r>
    </w:p>
  </w:comment>
  <w:comment w:id="84" w:author="courtney" w:date="2025-04-10T11:32:00Z" w:initials="mbc">
    <w:p w14:paraId="7E2A9BED" w14:textId="37F2F70E" w:rsidR="005C1F32" w:rsidRDefault="005C1F32">
      <w:pPr>
        <w:pStyle w:val="CommentText"/>
      </w:pPr>
      <w:r>
        <w:rPr>
          <w:rStyle w:val="CommentReference"/>
        </w:rPr>
        <w:annotationRef/>
      </w:r>
      <w:r>
        <w:t>So the results are a little hard to follow because it seems like you go back and forth.</w:t>
      </w:r>
    </w:p>
    <w:p w14:paraId="7EFCA7C7" w14:textId="3DBD7960" w:rsidR="005C1F32" w:rsidRDefault="005C1F32">
      <w:pPr>
        <w:pStyle w:val="CommentText"/>
      </w:pPr>
    </w:p>
    <w:p w14:paraId="0B62FAAE" w14:textId="77777777" w:rsidR="005C1F32" w:rsidRDefault="005C1F32" w:rsidP="005C1F32">
      <w:pPr>
        <w:pStyle w:val="CommentText"/>
      </w:pPr>
      <w:r>
        <w:t>From the Methods, you state</w:t>
      </w:r>
      <w:proofErr w:type="gramStart"/>
      <w:r>
        <w:t xml:space="preserve">. </w:t>
      </w:r>
      <w:r w:rsidRPr="005C1F32">
        <w:t>.</w:t>
      </w:r>
      <w:proofErr w:type="gramEnd"/>
      <w:r w:rsidRPr="005C1F32">
        <w:t xml:space="preserve"> </w:t>
      </w:r>
    </w:p>
    <w:p w14:paraId="45D7A7DB" w14:textId="77777777" w:rsidR="005C1F32" w:rsidRDefault="005C1F32" w:rsidP="005C1F32">
      <w:pPr>
        <w:pStyle w:val="CommentText"/>
      </w:pPr>
    </w:p>
    <w:p w14:paraId="28E629EC" w14:textId="7D4F5499" w:rsidR="005C1F32" w:rsidRDefault="005C1F32" w:rsidP="005C1F32">
      <w:pPr>
        <w:pStyle w:val="CommentText"/>
      </w:pPr>
      <w:r w:rsidRPr="005C1F32">
        <w:t>Features pulled were chlorophyll, net primary production, nitrate, oxygen, phosphate, silicate, elevation, mixed layer thickness, salinity, temperature, and north and easterly current velocity.</w:t>
      </w:r>
    </w:p>
    <w:p w14:paraId="676D5BD4" w14:textId="6968C3BB" w:rsidR="005C1F32" w:rsidRDefault="005C1F32" w:rsidP="005C1F32">
      <w:pPr>
        <w:pStyle w:val="CommentText"/>
      </w:pPr>
    </w:p>
    <w:p w14:paraId="7329D677" w14:textId="40A26740" w:rsidR="005C1F32" w:rsidRPr="005C1F32" w:rsidRDefault="005C1F32" w:rsidP="005C1F32">
      <w:pPr>
        <w:pStyle w:val="CommentText"/>
      </w:pPr>
      <w:r>
        <w:t xml:space="preserve">But for the models you only use and compare one that used a few of these. I think you should state right away in the Results how these features were removed in model selection. This might </w:t>
      </w:r>
      <w:r w:rsidR="009D3A64">
        <w:t>be a good place to explain all in supplementary material, and then you can cite your way out of this in the Results.</w:t>
      </w:r>
    </w:p>
  </w:comment>
  <w:comment w:id="85" w:author="courtney" w:date="2025-04-10T11:44:00Z" w:initials="mbc">
    <w:p w14:paraId="2ADFCAFE" w14:textId="736C8FCB" w:rsidR="00BE3A8B" w:rsidRDefault="00BE3A8B">
      <w:pPr>
        <w:pStyle w:val="CommentText"/>
      </w:pPr>
      <w:r>
        <w:rPr>
          <w:rStyle w:val="CommentReference"/>
        </w:rPr>
        <w:annotationRef/>
      </w:r>
      <w:r>
        <w:t xml:space="preserve">So I think in general this section can be beefed up. It’s </w:t>
      </w:r>
      <w:r w:rsidR="00140F7A">
        <w:t>the meat and potatoes of the paper.</w:t>
      </w:r>
    </w:p>
  </w:comment>
  <w:comment w:id="86" w:author="courtney" w:date="2025-04-10T11:38:00Z" w:initials="mbc">
    <w:p w14:paraId="1C23316F" w14:textId="28A4A0D5" w:rsidR="0073102F" w:rsidRDefault="0073102F">
      <w:pPr>
        <w:pStyle w:val="CommentText"/>
      </w:pPr>
      <w:r>
        <w:rPr>
          <w:rStyle w:val="CommentReference"/>
        </w:rPr>
        <w:annotationRef/>
      </w:r>
      <w:r>
        <w:t>This is Methods material</w:t>
      </w:r>
    </w:p>
  </w:comment>
  <w:comment w:id="87" w:author="courtney" w:date="2025-04-09T09:39:00Z" w:initials="mbc">
    <w:p w14:paraId="40F81F12" w14:textId="17DE917F" w:rsidR="00A3012F" w:rsidRDefault="00A3012F">
      <w:pPr>
        <w:pStyle w:val="CommentText"/>
      </w:pPr>
      <w:r>
        <w:rPr>
          <w:rStyle w:val="CommentReference"/>
        </w:rPr>
        <w:annotationRef/>
      </w:r>
      <w:r w:rsidR="005C6664">
        <w:t>These need to be better defined in the Methods. They also need to be justified as to why you chose these areas of interest.</w:t>
      </w:r>
    </w:p>
  </w:comment>
  <w:comment w:id="88" w:author="courtney" w:date="2025-04-10T11:45:00Z" w:initials="mbc">
    <w:p w14:paraId="6E4FA1FD" w14:textId="0BAA6EDE" w:rsidR="00053510" w:rsidRDefault="00053510">
      <w:pPr>
        <w:pStyle w:val="CommentText"/>
      </w:pPr>
      <w:r>
        <w:rPr>
          <w:rStyle w:val="CommentReference"/>
        </w:rPr>
        <w:annotationRef/>
      </w:r>
      <w:r>
        <w:t xml:space="preserve">Looking at this figure, </w:t>
      </w:r>
      <w:r w:rsidR="009031B0">
        <w:t xml:space="preserve">the usefulness might be question. For example, the min risk areas for February and August are where fisheries do not occur. For example, they are almost exclusively on the shelf and slope. </w:t>
      </w:r>
    </w:p>
  </w:comment>
  <w:comment w:id="89" w:author="courtney" w:date="2025-04-10T11:42:00Z" w:initials="mbc">
    <w:p w14:paraId="446FD196" w14:textId="2D4E2B4C" w:rsidR="00BE3A8B" w:rsidRDefault="00BE3A8B">
      <w:pPr>
        <w:pStyle w:val="CommentText"/>
      </w:pPr>
      <w:r>
        <w:rPr>
          <w:rStyle w:val="CommentReference"/>
        </w:rPr>
        <w:annotationRef/>
      </w:r>
      <w:r>
        <w:t xml:space="preserve">Like I mentioned in an earlier comment, I think this range could be refined. </w:t>
      </w:r>
      <w:r>
        <w:t>Past research has suggested that roughly 90% of the adult biomass is within 50 m of the seafloor. 50% are within 25 m on the Bering Sea shelf</w:t>
      </w:r>
    </w:p>
  </w:comment>
  <w:comment w:id="91" w:author="courtney" w:date="2025-04-10T11:52:00Z" w:initials="mbc">
    <w:p w14:paraId="1C2FB783" w14:textId="2C8E46E4" w:rsidR="00700E4C" w:rsidRDefault="00700E4C">
      <w:pPr>
        <w:pStyle w:val="CommentText"/>
      </w:pPr>
      <w:r>
        <w:rPr>
          <w:rStyle w:val="CommentReference"/>
        </w:rPr>
        <w:annotationRef/>
      </w:r>
      <w:r>
        <w:t>I thought elevation was not included in the models?</w:t>
      </w:r>
    </w:p>
  </w:comment>
  <w:comment w:id="92" w:author="courtney" w:date="2025-04-09T09:52:00Z" w:initials="mbc">
    <w:p w14:paraId="08EF02AA" w14:textId="7E23A8E5" w:rsidR="00A3012F" w:rsidRDefault="00A3012F">
      <w:pPr>
        <w:pStyle w:val="CommentText"/>
      </w:pPr>
      <w:r>
        <w:rPr>
          <w:rStyle w:val="CommentReference"/>
        </w:rPr>
        <w:annotationRef/>
      </w:r>
      <w:r>
        <w:t>Should be some citations to ML papers for these claims</w:t>
      </w:r>
      <w:r w:rsidR="003044EA">
        <w:t>?</w:t>
      </w:r>
    </w:p>
  </w:comment>
  <w:comment w:id="93" w:author="courtney" w:date="2025-04-10T11:56:00Z" w:initials="mbc">
    <w:p w14:paraId="061C93E7" w14:textId="64CA3306" w:rsidR="003044EA" w:rsidRDefault="003044EA" w:rsidP="003044EA">
      <w:pPr>
        <w:pStyle w:val="CommentText"/>
      </w:pPr>
      <w:r>
        <w:rPr>
          <w:rStyle w:val="CommentReference"/>
        </w:rPr>
        <w:annotationRef/>
      </w:r>
      <w:r>
        <w:t>So I think you can include work from other fishes, including Atlantic Salmon and bill fishes. I say this, because a lot more is understood on the influence of environmental variables and behavior for these species</w:t>
      </w:r>
      <w:r>
        <w:t>.</w:t>
      </w:r>
      <w:r w:rsidR="00533BC4">
        <w:t xml:space="preserve"> </w:t>
      </w:r>
    </w:p>
    <w:p w14:paraId="0E6D0C19" w14:textId="0875E57D" w:rsidR="003044EA" w:rsidRDefault="003044EA" w:rsidP="003044EA">
      <w:pPr>
        <w:pStyle w:val="CommentText"/>
      </w:pPr>
    </w:p>
    <w:p w14:paraId="2DF1AE0C" w14:textId="178623EE" w:rsidR="003044EA" w:rsidRDefault="003044EA" w:rsidP="003044EA">
      <w:pPr>
        <w:pStyle w:val="CommentText"/>
      </w:pPr>
      <w:r>
        <w:t>I can help dig up some examples if you want</w:t>
      </w:r>
    </w:p>
    <w:p w14:paraId="68D98F02" w14:textId="7D50215B" w:rsidR="003044EA" w:rsidRDefault="003044EA">
      <w:pPr>
        <w:pStyle w:val="CommentText"/>
      </w:pPr>
    </w:p>
  </w:comment>
  <w:comment w:id="94" w:author="courtney" w:date="2025-04-10T12:05:00Z" w:initials="mbc">
    <w:p w14:paraId="18D94550" w14:textId="1F30DB3D" w:rsidR="003F3D45" w:rsidRDefault="003F3D45" w:rsidP="003F3D45">
      <w:pPr>
        <w:pStyle w:val="CommentText"/>
      </w:pPr>
      <w:r>
        <w:rPr>
          <w:rStyle w:val="CommentReference"/>
        </w:rPr>
        <w:annotationRef/>
      </w:r>
      <w:r>
        <w:t xml:space="preserve">A lot of this section </w:t>
      </w:r>
      <w:r>
        <w:t>is Results material. The Discussion should really focus on how the results fit into the current knowledge base</w:t>
      </w:r>
      <w:r>
        <w:t xml:space="preserve">. Also citations </w:t>
      </w:r>
      <w:proofErr w:type="gramStart"/>
      <w:r>
        <w:t>needs</w:t>
      </w:r>
      <w:proofErr w:type="gramEnd"/>
      <w:r>
        <w:t xml:space="preserve"> to be added as none for the remainder of the paper</w:t>
      </w:r>
    </w:p>
    <w:p w14:paraId="3189EC6C" w14:textId="133FC826" w:rsidR="003F3D45" w:rsidRDefault="003F3D45">
      <w:pPr>
        <w:pStyle w:val="CommentText"/>
      </w:pPr>
    </w:p>
  </w:comment>
  <w:comment w:id="97" w:author="courtney" w:date="2025-04-10T12:12:00Z" w:initials="mbc">
    <w:p w14:paraId="11C57A9C" w14:textId="31EB724A" w:rsidR="00DA3DAB" w:rsidRDefault="00DA3DAB">
      <w:pPr>
        <w:pStyle w:val="CommentText"/>
      </w:pPr>
      <w:r>
        <w:rPr>
          <w:rStyle w:val="CommentReference"/>
        </w:rPr>
        <w:annotationRef/>
      </w:r>
      <w:r>
        <w:t xml:space="preserve">If you could figure this out, you would be famous! </w:t>
      </w:r>
    </w:p>
  </w:comment>
  <w:comment w:id="99" w:author="courtney" w:date="2025-04-09T11:34:00Z" w:initials="mbc">
    <w:p w14:paraId="0FFBD4E5" w14:textId="3D9A3425" w:rsidR="00A3012F" w:rsidRDefault="00A3012F">
      <w:pPr>
        <w:pStyle w:val="CommentText"/>
      </w:pPr>
      <w:r>
        <w:rPr>
          <w:rStyle w:val="CommentReference"/>
        </w:rPr>
        <w:annotationRef/>
      </w:r>
      <w:r w:rsidR="00DA3DAB">
        <w:t>So I don’t follow this. If overall abundance of Chinook salmon is low, then small catches could be even worse.</w:t>
      </w:r>
    </w:p>
  </w:comment>
  <w:comment w:id="100" w:author="courtney" w:date="2025-04-10T12:15:00Z" w:initials="mbc">
    <w:p w14:paraId="5BCF8101" w14:textId="5116178A" w:rsidR="00E87A70" w:rsidRDefault="00E87A70">
      <w:pPr>
        <w:pStyle w:val="CommentText"/>
      </w:pPr>
      <w:r>
        <w:rPr>
          <w:rStyle w:val="CommentReference"/>
        </w:rPr>
        <w:annotationRef/>
      </w:r>
      <w:r>
        <w:t>Ditto, this is the missing piece…. This information is hard to get, because the feds and fleet consider it ‘private’ information. But it is available with collaborations with fed employees.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30CC26" w15:done="0"/>
  <w15:commentEx w15:paraId="0F42614E" w15:done="0"/>
  <w15:commentEx w15:paraId="2980F886" w15:done="0"/>
  <w15:commentEx w15:paraId="0647F065" w15:done="0"/>
  <w15:commentEx w15:paraId="727A8FC6" w15:done="0"/>
  <w15:commentEx w15:paraId="40A05287" w15:done="0"/>
  <w15:commentEx w15:paraId="7EDBD20D" w15:done="0"/>
  <w15:commentEx w15:paraId="1975C060" w15:done="0"/>
  <w15:commentEx w15:paraId="712506F7" w15:done="0"/>
  <w15:commentEx w15:paraId="7E01903C" w15:done="0"/>
  <w15:commentEx w15:paraId="23F45EFC" w15:done="0"/>
  <w15:commentEx w15:paraId="55936D90" w15:done="0"/>
  <w15:commentEx w15:paraId="1A47B729" w15:done="0"/>
  <w15:commentEx w15:paraId="1DB4CC9B" w15:done="0"/>
  <w15:commentEx w15:paraId="347FD1EC" w15:done="0"/>
  <w15:commentEx w15:paraId="22B881AA" w15:done="0"/>
  <w15:commentEx w15:paraId="3CC95DE5" w15:done="0"/>
  <w15:commentEx w15:paraId="7E711098" w15:done="0"/>
  <w15:commentEx w15:paraId="74C513A5" w15:done="0"/>
  <w15:commentEx w15:paraId="56F58D26" w15:done="0"/>
  <w15:commentEx w15:paraId="4961D75D" w15:done="0"/>
  <w15:commentEx w15:paraId="45DD05AD" w15:done="0"/>
  <w15:commentEx w15:paraId="5D5522B9" w15:done="0"/>
  <w15:commentEx w15:paraId="125AB473" w15:done="0"/>
  <w15:commentEx w15:paraId="090D0D2C" w15:done="0"/>
  <w15:commentEx w15:paraId="7329D677" w15:done="0"/>
  <w15:commentEx w15:paraId="2ADFCAFE" w15:done="0"/>
  <w15:commentEx w15:paraId="1C23316F" w15:done="0"/>
  <w15:commentEx w15:paraId="40F81F12" w15:done="0"/>
  <w15:commentEx w15:paraId="6E4FA1FD" w15:done="0"/>
  <w15:commentEx w15:paraId="446FD196" w15:done="0"/>
  <w15:commentEx w15:paraId="1C2FB783" w15:done="0"/>
  <w15:commentEx w15:paraId="08EF02AA" w15:done="0"/>
  <w15:commentEx w15:paraId="68D98F02" w15:done="0"/>
  <w15:commentEx w15:paraId="3189EC6C" w15:done="0"/>
  <w15:commentEx w15:paraId="11C57A9C" w15:done="0"/>
  <w15:commentEx w15:paraId="0FFBD4E5" w15:done="0"/>
  <w15:commentEx w15:paraId="5BCF810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Aptos">
    <w:altName w:val="Times New Roman"/>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7E11B9"/>
    <w:multiLevelType w:val="hybridMultilevel"/>
    <w:tmpl w:val="7016855E"/>
    <w:lvl w:ilvl="0" w:tplc="F1D4D4A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urtney">
    <w15:presenceInfo w15:providerId="Windows Live" w15:userId="6b3757a1f222d0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ate29ptqsw5e0estsq5ewa2w9v59z0asxtt&quot;&gt;Endnote library 5.6.2021&lt;record-ids&gt;&lt;item&gt;15&lt;/item&gt;&lt;item&gt;30&lt;/item&gt;&lt;item&gt;31&lt;/item&gt;&lt;/record-ids&gt;&lt;/item&gt;&lt;/Libraries&gt;"/>
  </w:docVars>
  <w:rsids>
    <w:rsidRoot w:val="00CF610C"/>
    <w:rsid w:val="00016C7E"/>
    <w:rsid w:val="000304F3"/>
    <w:rsid w:val="00043827"/>
    <w:rsid w:val="00044C34"/>
    <w:rsid w:val="00047F35"/>
    <w:rsid w:val="0005212E"/>
    <w:rsid w:val="00053510"/>
    <w:rsid w:val="000557B1"/>
    <w:rsid w:val="00067CD6"/>
    <w:rsid w:val="00073029"/>
    <w:rsid w:val="0008000F"/>
    <w:rsid w:val="000866EB"/>
    <w:rsid w:val="00095ACB"/>
    <w:rsid w:val="000A0AB6"/>
    <w:rsid w:val="000A7FCE"/>
    <w:rsid w:val="000B248F"/>
    <w:rsid w:val="000B7171"/>
    <w:rsid w:val="000E5445"/>
    <w:rsid w:val="000F0223"/>
    <w:rsid w:val="00103E91"/>
    <w:rsid w:val="001123FF"/>
    <w:rsid w:val="00116839"/>
    <w:rsid w:val="0012377A"/>
    <w:rsid w:val="00140F7A"/>
    <w:rsid w:val="00164D14"/>
    <w:rsid w:val="00191B8E"/>
    <w:rsid w:val="001A2830"/>
    <w:rsid w:val="001A551B"/>
    <w:rsid w:val="001B7883"/>
    <w:rsid w:val="001E0669"/>
    <w:rsid w:val="001E6E51"/>
    <w:rsid w:val="00225498"/>
    <w:rsid w:val="00227425"/>
    <w:rsid w:val="0024168D"/>
    <w:rsid w:val="00257B8F"/>
    <w:rsid w:val="00291A42"/>
    <w:rsid w:val="00292CDE"/>
    <w:rsid w:val="002A678B"/>
    <w:rsid w:val="002B17C9"/>
    <w:rsid w:val="002C3C77"/>
    <w:rsid w:val="002E5B51"/>
    <w:rsid w:val="00300C22"/>
    <w:rsid w:val="00304460"/>
    <w:rsid w:val="003044EA"/>
    <w:rsid w:val="0030630D"/>
    <w:rsid w:val="003265C1"/>
    <w:rsid w:val="00330AE2"/>
    <w:rsid w:val="00340145"/>
    <w:rsid w:val="003429CC"/>
    <w:rsid w:val="003435FD"/>
    <w:rsid w:val="00344AB0"/>
    <w:rsid w:val="003559A4"/>
    <w:rsid w:val="003666CF"/>
    <w:rsid w:val="00396FEA"/>
    <w:rsid w:val="003B22E9"/>
    <w:rsid w:val="003E47D4"/>
    <w:rsid w:val="003F3D45"/>
    <w:rsid w:val="004070FE"/>
    <w:rsid w:val="004123B2"/>
    <w:rsid w:val="004138ED"/>
    <w:rsid w:val="00414569"/>
    <w:rsid w:val="004200BF"/>
    <w:rsid w:val="00434C46"/>
    <w:rsid w:val="0044168C"/>
    <w:rsid w:val="004823D1"/>
    <w:rsid w:val="00483314"/>
    <w:rsid w:val="00484913"/>
    <w:rsid w:val="00490D54"/>
    <w:rsid w:val="00492AA3"/>
    <w:rsid w:val="004A2344"/>
    <w:rsid w:val="004D3325"/>
    <w:rsid w:val="004D50A3"/>
    <w:rsid w:val="004E298E"/>
    <w:rsid w:val="004E53AE"/>
    <w:rsid w:val="0050606C"/>
    <w:rsid w:val="005061CD"/>
    <w:rsid w:val="00506C04"/>
    <w:rsid w:val="00513204"/>
    <w:rsid w:val="005214E6"/>
    <w:rsid w:val="00527D60"/>
    <w:rsid w:val="00530AD8"/>
    <w:rsid w:val="00533BC4"/>
    <w:rsid w:val="00550604"/>
    <w:rsid w:val="00551242"/>
    <w:rsid w:val="00554E7A"/>
    <w:rsid w:val="00560677"/>
    <w:rsid w:val="005907AA"/>
    <w:rsid w:val="005A45AE"/>
    <w:rsid w:val="005A7D20"/>
    <w:rsid w:val="005C0E7A"/>
    <w:rsid w:val="005C1F32"/>
    <w:rsid w:val="005C4716"/>
    <w:rsid w:val="005C6664"/>
    <w:rsid w:val="005C7B57"/>
    <w:rsid w:val="005D4082"/>
    <w:rsid w:val="005D6BC8"/>
    <w:rsid w:val="00602604"/>
    <w:rsid w:val="0061445B"/>
    <w:rsid w:val="00651918"/>
    <w:rsid w:val="006567CD"/>
    <w:rsid w:val="00662B24"/>
    <w:rsid w:val="006820C9"/>
    <w:rsid w:val="006A1DD1"/>
    <w:rsid w:val="006B195A"/>
    <w:rsid w:val="006B3CA7"/>
    <w:rsid w:val="006B4E0F"/>
    <w:rsid w:val="006E428F"/>
    <w:rsid w:val="006E7DFF"/>
    <w:rsid w:val="006F2FFA"/>
    <w:rsid w:val="00700E4C"/>
    <w:rsid w:val="00703885"/>
    <w:rsid w:val="0073102F"/>
    <w:rsid w:val="0073360F"/>
    <w:rsid w:val="007356EA"/>
    <w:rsid w:val="00756BE6"/>
    <w:rsid w:val="00776909"/>
    <w:rsid w:val="00776974"/>
    <w:rsid w:val="00781A6C"/>
    <w:rsid w:val="0078655F"/>
    <w:rsid w:val="007A5E11"/>
    <w:rsid w:val="007C0243"/>
    <w:rsid w:val="007D2F95"/>
    <w:rsid w:val="007E377B"/>
    <w:rsid w:val="007E6920"/>
    <w:rsid w:val="007F342B"/>
    <w:rsid w:val="007F39F7"/>
    <w:rsid w:val="007F597F"/>
    <w:rsid w:val="008065C3"/>
    <w:rsid w:val="00806C48"/>
    <w:rsid w:val="00836118"/>
    <w:rsid w:val="008462E2"/>
    <w:rsid w:val="008576B1"/>
    <w:rsid w:val="00862A97"/>
    <w:rsid w:val="00862CCF"/>
    <w:rsid w:val="00863B2E"/>
    <w:rsid w:val="008703FC"/>
    <w:rsid w:val="00870B0A"/>
    <w:rsid w:val="008B16E6"/>
    <w:rsid w:val="008D2327"/>
    <w:rsid w:val="009031B0"/>
    <w:rsid w:val="00904204"/>
    <w:rsid w:val="00913F12"/>
    <w:rsid w:val="009223AB"/>
    <w:rsid w:val="00926B70"/>
    <w:rsid w:val="0093167D"/>
    <w:rsid w:val="00941198"/>
    <w:rsid w:val="00947BCB"/>
    <w:rsid w:val="0096540C"/>
    <w:rsid w:val="00967F22"/>
    <w:rsid w:val="00980060"/>
    <w:rsid w:val="009A43F5"/>
    <w:rsid w:val="009A5A51"/>
    <w:rsid w:val="009B6E17"/>
    <w:rsid w:val="009D0FBB"/>
    <w:rsid w:val="009D3A64"/>
    <w:rsid w:val="009E026C"/>
    <w:rsid w:val="009E46F0"/>
    <w:rsid w:val="00A017BC"/>
    <w:rsid w:val="00A12545"/>
    <w:rsid w:val="00A15EB4"/>
    <w:rsid w:val="00A3012F"/>
    <w:rsid w:val="00A35377"/>
    <w:rsid w:val="00A80AF2"/>
    <w:rsid w:val="00A85328"/>
    <w:rsid w:val="00AA2B2E"/>
    <w:rsid w:val="00AB5742"/>
    <w:rsid w:val="00AE0A70"/>
    <w:rsid w:val="00B109ED"/>
    <w:rsid w:val="00B10E0F"/>
    <w:rsid w:val="00B56D9A"/>
    <w:rsid w:val="00B65E79"/>
    <w:rsid w:val="00B910DA"/>
    <w:rsid w:val="00B91504"/>
    <w:rsid w:val="00BA0EC8"/>
    <w:rsid w:val="00BC41B4"/>
    <w:rsid w:val="00BE0593"/>
    <w:rsid w:val="00BE3A8B"/>
    <w:rsid w:val="00BF5CA3"/>
    <w:rsid w:val="00C046AF"/>
    <w:rsid w:val="00C25772"/>
    <w:rsid w:val="00C3104D"/>
    <w:rsid w:val="00C4028B"/>
    <w:rsid w:val="00C460C0"/>
    <w:rsid w:val="00CA3AB6"/>
    <w:rsid w:val="00CC101D"/>
    <w:rsid w:val="00CD254D"/>
    <w:rsid w:val="00CF5826"/>
    <w:rsid w:val="00CF610C"/>
    <w:rsid w:val="00D02CA4"/>
    <w:rsid w:val="00D14C5C"/>
    <w:rsid w:val="00D20379"/>
    <w:rsid w:val="00D35193"/>
    <w:rsid w:val="00D40BA5"/>
    <w:rsid w:val="00D46B78"/>
    <w:rsid w:val="00D5339F"/>
    <w:rsid w:val="00D62E49"/>
    <w:rsid w:val="00D74334"/>
    <w:rsid w:val="00D77B2A"/>
    <w:rsid w:val="00D91F26"/>
    <w:rsid w:val="00DA3DAB"/>
    <w:rsid w:val="00DA6B21"/>
    <w:rsid w:val="00DB6747"/>
    <w:rsid w:val="00DC0D25"/>
    <w:rsid w:val="00DC5941"/>
    <w:rsid w:val="00DE4BA8"/>
    <w:rsid w:val="00E00FE5"/>
    <w:rsid w:val="00E200F0"/>
    <w:rsid w:val="00E313F4"/>
    <w:rsid w:val="00E31CF0"/>
    <w:rsid w:val="00E50EBF"/>
    <w:rsid w:val="00E6611C"/>
    <w:rsid w:val="00E82D4E"/>
    <w:rsid w:val="00E84300"/>
    <w:rsid w:val="00E87A70"/>
    <w:rsid w:val="00EA79C3"/>
    <w:rsid w:val="00EB32B9"/>
    <w:rsid w:val="00ED03BE"/>
    <w:rsid w:val="00EE341E"/>
    <w:rsid w:val="00EE612F"/>
    <w:rsid w:val="00F00F92"/>
    <w:rsid w:val="00F328F0"/>
    <w:rsid w:val="00F34CE8"/>
    <w:rsid w:val="00F356F6"/>
    <w:rsid w:val="00F67BA5"/>
    <w:rsid w:val="00F74849"/>
    <w:rsid w:val="00F76C97"/>
    <w:rsid w:val="00F9435C"/>
    <w:rsid w:val="00FA0CC9"/>
    <w:rsid w:val="00FC1374"/>
    <w:rsid w:val="00FC201A"/>
    <w:rsid w:val="00FD7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3A3BB"/>
  <w15:chartTrackingRefBased/>
  <w15:docId w15:val="{BE221EEE-BF70-461B-AA9E-A1816083A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61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1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1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1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1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10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10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10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10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1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1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1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1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1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1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1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1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10C"/>
    <w:rPr>
      <w:rFonts w:eastAsiaTheme="majorEastAsia" w:cstheme="majorBidi"/>
      <w:color w:val="272727" w:themeColor="text1" w:themeTint="D8"/>
    </w:rPr>
  </w:style>
  <w:style w:type="paragraph" w:styleId="Title">
    <w:name w:val="Title"/>
    <w:basedOn w:val="Normal"/>
    <w:next w:val="Normal"/>
    <w:link w:val="TitleChar"/>
    <w:uiPriority w:val="10"/>
    <w:qFormat/>
    <w:rsid w:val="00CF610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1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10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1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10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F610C"/>
    <w:rPr>
      <w:i/>
      <w:iCs/>
      <w:color w:val="404040" w:themeColor="text1" w:themeTint="BF"/>
    </w:rPr>
  </w:style>
  <w:style w:type="paragraph" w:styleId="ListParagraph">
    <w:name w:val="List Paragraph"/>
    <w:basedOn w:val="Normal"/>
    <w:uiPriority w:val="34"/>
    <w:qFormat/>
    <w:rsid w:val="00CF610C"/>
    <w:pPr>
      <w:ind w:left="720"/>
      <w:contextualSpacing/>
    </w:pPr>
  </w:style>
  <w:style w:type="character" w:styleId="IntenseEmphasis">
    <w:name w:val="Intense Emphasis"/>
    <w:basedOn w:val="DefaultParagraphFont"/>
    <w:uiPriority w:val="21"/>
    <w:qFormat/>
    <w:rsid w:val="00CF610C"/>
    <w:rPr>
      <w:i/>
      <w:iCs/>
      <w:color w:val="0F4761" w:themeColor="accent1" w:themeShade="BF"/>
    </w:rPr>
  </w:style>
  <w:style w:type="paragraph" w:styleId="IntenseQuote">
    <w:name w:val="Intense Quote"/>
    <w:basedOn w:val="Normal"/>
    <w:next w:val="Normal"/>
    <w:link w:val="IntenseQuoteChar"/>
    <w:uiPriority w:val="30"/>
    <w:qFormat/>
    <w:rsid w:val="00CF61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10C"/>
    <w:rPr>
      <w:i/>
      <w:iCs/>
      <w:color w:val="0F4761" w:themeColor="accent1" w:themeShade="BF"/>
    </w:rPr>
  </w:style>
  <w:style w:type="character" w:styleId="IntenseReference">
    <w:name w:val="Intense Reference"/>
    <w:basedOn w:val="DefaultParagraphFont"/>
    <w:uiPriority w:val="32"/>
    <w:qFormat/>
    <w:rsid w:val="00CF610C"/>
    <w:rPr>
      <w:b/>
      <w:bCs/>
      <w:smallCaps/>
      <w:color w:val="0F4761" w:themeColor="accent1" w:themeShade="BF"/>
      <w:spacing w:val="5"/>
    </w:rPr>
  </w:style>
  <w:style w:type="table" w:styleId="TableGrid">
    <w:name w:val="Table Grid"/>
    <w:basedOn w:val="TableNormal"/>
    <w:uiPriority w:val="39"/>
    <w:rsid w:val="004D5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D50A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7433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A15EB4"/>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25772"/>
    <w:rPr>
      <w:i/>
      <w:iCs/>
    </w:rPr>
  </w:style>
  <w:style w:type="character" w:styleId="Hyperlink">
    <w:name w:val="Hyperlink"/>
    <w:basedOn w:val="DefaultParagraphFont"/>
    <w:uiPriority w:val="99"/>
    <w:unhideWhenUsed/>
    <w:rsid w:val="00C25772"/>
    <w:rPr>
      <w:color w:val="0000FF"/>
      <w:u w:val="single"/>
    </w:rPr>
  </w:style>
  <w:style w:type="character" w:customStyle="1" w:styleId="UnresolvedMention">
    <w:name w:val="Unresolved Mention"/>
    <w:basedOn w:val="DefaultParagraphFont"/>
    <w:uiPriority w:val="99"/>
    <w:semiHidden/>
    <w:unhideWhenUsed/>
    <w:rsid w:val="00C25772"/>
    <w:rPr>
      <w:color w:val="605E5C"/>
      <w:shd w:val="clear" w:color="auto" w:fill="E1DFDD"/>
    </w:rPr>
  </w:style>
  <w:style w:type="character" w:styleId="PlaceholderText">
    <w:name w:val="Placeholder Text"/>
    <w:basedOn w:val="DefaultParagraphFont"/>
    <w:uiPriority w:val="99"/>
    <w:semiHidden/>
    <w:rsid w:val="00E50EBF"/>
    <w:rPr>
      <w:color w:val="666666"/>
    </w:rPr>
  </w:style>
  <w:style w:type="character" w:styleId="FollowedHyperlink">
    <w:name w:val="FollowedHyperlink"/>
    <w:basedOn w:val="DefaultParagraphFont"/>
    <w:uiPriority w:val="99"/>
    <w:semiHidden/>
    <w:unhideWhenUsed/>
    <w:rsid w:val="005C7B57"/>
    <w:rPr>
      <w:color w:val="96607D" w:themeColor="followedHyperlink"/>
      <w:u w:val="single"/>
    </w:rPr>
  </w:style>
  <w:style w:type="character" w:styleId="CommentReference">
    <w:name w:val="annotation reference"/>
    <w:basedOn w:val="DefaultParagraphFont"/>
    <w:uiPriority w:val="99"/>
    <w:semiHidden/>
    <w:unhideWhenUsed/>
    <w:rsid w:val="005C7B57"/>
    <w:rPr>
      <w:sz w:val="16"/>
      <w:szCs w:val="16"/>
    </w:rPr>
  </w:style>
  <w:style w:type="paragraph" w:styleId="CommentText">
    <w:name w:val="annotation text"/>
    <w:basedOn w:val="Normal"/>
    <w:link w:val="CommentTextChar"/>
    <w:uiPriority w:val="99"/>
    <w:unhideWhenUsed/>
    <w:rsid w:val="005C7B57"/>
    <w:rPr>
      <w:sz w:val="20"/>
      <w:szCs w:val="20"/>
    </w:rPr>
  </w:style>
  <w:style w:type="character" w:customStyle="1" w:styleId="CommentTextChar">
    <w:name w:val="Comment Text Char"/>
    <w:basedOn w:val="DefaultParagraphFont"/>
    <w:link w:val="CommentText"/>
    <w:uiPriority w:val="99"/>
    <w:rsid w:val="005C7B57"/>
    <w:rPr>
      <w:sz w:val="20"/>
      <w:szCs w:val="20"/>
    </w:rPr>
  </w:style>
  <w:style w:type="paragraph" w:styleId="CommentSubject">
    <w:name w:val="annotation subject"/>
    <w:basedOn w:val="CommentText"/>
    <w:next w:val="CommentText"/>
    <w:link w:val="CommentSubjectChar"/>
    <w:uiPriority w:val="99"/>
    <w:semiHidden/>
    <w:unhideWhenUsed/>
    <w:rsid w:val="005C7B57"/>
    <w:rPr>
      <w:b/>
      <w:bCs/>
    </w:rPr>
  </w:style>
  <w:style w:type="character" w:customStyle="1" w:styleId="CommentSubjectChar">
    <w:name w:val="Comment Subject Char"/>
    <w:basedOn w:val="CommentTextChar"/>
    <w:link w:val="CommentSubject"/>
    <w:uiPriority w:val="99"/>
    <w:semiHidden/>
    <w:rsid w:val="005C7B57"/>
    <w:rPr>
      <w:b/>
      <w:bCs/>
      <w:sz w:val="20"/>
      <w:szCs w:val="20"/>
    </w:rPr>
  </w:style>
  <w:style w:type="paragraph" w:styleId="BalloonText">
    <w:name w:val="Balloon Text"/>
    <w:basedOn w:val="Normal"/>
    <w:link w:val="BalloonTextChar"/>
    <w:uiPriority w:val="99"/>
    <w:semiHidden/>
    <w:unhideWhenUsed/>
    <w:rsid w:val="005C7B5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B5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001200">
      <w:bodyDiv w:val="1"/>
      <w:marLeft w:val="0"/>
      <w:marRight w:val="0"/>
      <w:marTop w:val="0"/>
      <w:marBottom w:val="0"/>
      <w:divBdr>
        <w:top w:val="none" w:sz="0" w:space="0" w:color="auto"/>
        <w:left w:val="none" w:sz="0" w:space="0" w:color="auto"/>
        <w:bottom w:val="none" w:sz="0" w:space="0" w:color="auto"/>
        <w:right w:val="none" w:sz="0" w:space="0" w:color="auto"/>
      </w:divBdr>
      <w:divsChild>
        <w:div w:id="1318456871">
          <w:marLeft w:val="0"/>
          <w:marRight w:val="0"/>
          <w:marTop w:val="0"/>
          <w:marBottom w:val="0"/>
          <w:divBdr>
            <w:top w:val="none" w:sz="0" w:space="0" w:color="auto"/>
            <w:left w:val="none" w:sz="0" w:space="0" w:color="auto"/>
            <w:bottom w:val="none" w:sz="0" w:space="0" w:color="auto"/>
            <w:right w:val="none" w:sz="0" w:space="0" w:color="auto"/>
          </w:divBdr>
          <w:divsChild>
            <w:div w:id="151528639">
              <w:marLeft w:val="0"/>
              <w:marRight w:val="0"/>
              <w:marTop w:val="0"/>
              <w:marBottom w:val="0"/>
              <w:divBdr>
                <w:top w:val="none" w:sz="0" w:space="0" w:color="auto"/>
                <w:left w:val="none" w:sz="0" w:space="0" w:color="auto"/>
                <w:bottom w:val="none" w:sz="0" w:space="0" w:color="auto"/>
                <w:right w:val="none" w:sz="0" w:space="0" w:color="auto"/>
              </w:divBdr>
            </w:div>
            <w:div w:id="172652089">
              <w:marLeft w:val="0"/>
              <w:marRight w:val="0"/>
              <w:marTop w:val="0"/>
              <w:marBottom w:val="0"/>
              <w:divBdr>
                <w:top w:val="none" w:sz="0" w:space="0" w:color="auto"/>
                <w:left w:val="none" w:sz="0" w:space="0" w:color="auto"/>
                <w:bottom w:val="none" w:sz="0" w:space="0" w:color="auto"/>
                <w:right w:val="none" w:sz="0" w:space="0" w:color="auto"/>
              </w:divBdr>
            </w:div>
            <w:div w:id="258607104">
              <w:marLeft w:val="0"/>
              <w:marRight w:val="0"/>
              <w:marTop w:val="0"/>
              <w:marBottom w:val="0"/>
              <w:divBdr>
                <w:top w:val="none" w:sz="0" w:space="0" w:color="auto"/>
                <w:left w:val="none" w:sz="0" w:space="0" w:color="auto"/>
                <w:bottom w:val="none" w:sz="0" w:space="0" w:color="auto"/>
                <w:right w:val="none" w:sz="0" w:space="0" w:color="auto"/>
              </w:divBdr>
            </w:div>
            <w:div w:id="608587254">
              <w:marLeft w:val="0"/>
              <w:marRight w:val="0"/>
              <w:marTop w:val="0"/>
              <w:marBottom w:val="0"/>
              <w:divBdr>
                <w:top w:val="none" w:sz="0" w:space="0" w:color="auto"/>
                <w:left w:val="none" w:sz="0" w:space="0" w:color="auto"/>
                <w:bottom w:val="none" w:sz="0" w:space="0" w:color="auto"/>
                <w:right w:val="none" w:sz="0" w:space="0" w:color="auto"/>
              </w:divBdr>
            </w:div>
            <w:div w:id="667169511">
              <w:marLeft w:val="0"/>
              <w:marRight w:val="0"/>
              <w:marTop w:val="0"/>
              <w:marBottom w:val="0"/>
              <w:divBdr>
                <w:top w:val="none" w:sz="0" w:space="0" w:color="auto"/>
                <w:left w:val="none" w:sz="0" w:space="0" w:color="auto"/>
                <w:bottom w:val="none" w:sz="0" w:space="0" w:color="auto"/>
                <w:right w:val="none" w:sz="0" w:space="0" w:color="auto"/>
              </w:divBdr>
            </w:div>
            <w:div w:id="828978437">
              <w:marLeft w:val="0"/>
              <w:marRight w:val="0"/>
              <w:marTop w:val="0"/>
              <w:marBottom w:val="0"/>
              <w:divBdr>
                <w:top w:val="none" w:sz="0" w:space="0" w:color="auto"/>
                <w:left w:val="none" w:sz="0" w:space="0" w:color="auto"/>
                <w:bottom w:val="none" w:sz="0" w:space="0" w:color="auto"/>
                <w:right w:val="none" w:sz="0" w:space="0" w:color="auto"/>
              </w:divBdr>
            </w:div>
            <w:div w:id="1080521575">
              <w:marLeft w:val="0"/>
              <w:marRight w:val="0"/>
              <w:marTop w:val="0"/>
              <w:marBottom w:val="0"/>
              <w:divBdr>
                <w:top w:val="none" w:sz="0" w:space="0" w:color="auto"/>
                <w:left w:val="none" w:sz="0" w:space="0" w:color="auto"/>
                <w:bottom w:val="none" w:sz="0" w:space="0" w:color="auto"/>
                <w:right w:val="none" w:sz="0" w:space="0" w:color="auto"/>
              </w:divBdr>
            </w:div>
            <w:div w:id="1135180729">
              <w:marLeft w:val="0"/>
              <w:marRight w:val="0"/>
              <w:marTop w:val="0"/>
              <w:marBottom w:val="0"/>
              <w:divBdr>
                <w:top w:val="none" w:sz="0" w:space="0" w:color="auto"/>
                <w:left w:val="none" w:sz="0" w:space="0" w:color="auto"/>
                <w:bottom w:val="none" w:sz="0" w:space="0" w:color="auto"/>
                <w:right w:val="none" w:sz="0" w:space="0" w:color="auto"/>
              </w:divBdr>
            </w:div>
            <w:div w:id="1642464655">
              <w:marLeft w:val="0"/>
              <w:marRight w:val="0"/>
              <w:marTop w:val="0"/>
              <w:marBottom w:val="0"/>
              <w:divBdr>
                <w:top w:val="none" w:sz="0" w:space="0" w:color="auto"/>
                <w:left w:val="none" w:sz="0" w:space="0" w:color="auto"/>
                <w:bottom w:val="none" w:sz="0" w:space="0" w:color="auto"/>
                <w:right w:val="none" w:sz="0" w:space="0" w:color="auto"/>
              </w:divBdr>
            </w:div>
            <w:div w:id="1748725649">
              <w:marLeft w:val="0"/>
              <w:marRight w:val="0"/>
              <w:marTop w:val="0"/>
              <w:marBottom w:val="0"/>
              <w:divBdr>
                <w:top w:val="none" w:sz="0" w:space="0" w:color="auto"/>
                <w:left w:val="none" w:sz="0" w:space="0" w:color="auto"/>
                <w:bottom w:val="none" w:sz="0" w:space="0" w:color="auto"/>
                <w:right w:val="none" w:sz="0" w:space="0" w:color="auto"/>
              </w:divBdr>
            </w:div>
            <w:div w:id="1831752736">
              <w:marLeft w:val="0"/>
              <w:marRight w:val="0"/>
              <w:marTop w:val="0"/>
              <w:marBottom w:val="0"/>
              <w:divBdr>
                <w:top w:val="none" w:sz="0" w:space="0" w:color="auto"/>
                <w:left w:val="none" w:sz="0" w:space="0" w:color="auto"/>
                <w:bottom w:val="none" w:sz="0" w:space="0" w:color="auto"/>
                <w:right w:val="none" w:sz="0" w:space="0" w:color="auto"/>
              </w:divBdr>
            </w:div>
            <w:div w:id="212554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5618">
      <w:bodyDiv w:val="1"/>
      <w:marLeft w:val="0"/>
      <w:marRight w:val="0"/>
      <w:marTop w:val="0"/>
      <w:marBottom w:val="0"/>
      <w:divBdr>
        <w:top w:val="none" w:sz="0" w:space="0" w:color="auto"/>
        <w:left w:val="none" w:sz="0" w:space="0" w:color="auto"/>
        <w:bottom w:val="none" w:sz="0" w:space="0" w:color="auto"/>
        <w:right w:val="none" w:sz="0" w:space="0" w:color="auto"/>
      </w:divBdr>
      <w:divsChild>
        <w:div w:id="1716813620">
          <w:marLeft w:val="0"/>
          <w:marRight w:val="0"/>
          <w:marTop w:val="0"/>
          <w:marBottom w:val="0"/>
          <w:divBdr>
            <w:top w:val="none" w:sz="0" w:space="0" w:color="auto"/>
            <w:left w:val="none" w:sz="0" w:space="0" w:color="auto"/>
            <w:bottom w:val="none" w:sz="0" w:space="0" w:color="auto"/>
            <w:right w:val="none" w:sz="0" w:space="0" w:color="auto"/>
          </w:divBdr>
          <w:divsChild>
            <w:div w:id="69719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0831">
      <w:bodyDiv w:val="1"/>
      <w:marLeft w:val="0"/>
      <w:marRight w:val="0"/>
      <w:marTop w:val="0"/>
      <w:marBottom w:val="0"/>
      <w:divBdr>
        <w:top w:val="none" w:sz="0" w:space="0" w:color="auto"/>
        <w:left w:val="none" w:sz="0" w:space="0" w:color="auto"/>
        <w:bottom w:val="none" w:sz="0" w:space="0" w:color="auto"/>
        <w:right w:val="none" w:sz="0" w:space="0" w:color="auto"/>
      </w:divBdr>
    </w:div>
    <w:div w:id="273828829">
      <w:bodyDiv w:val="1"/>
      <w:marLeft w:val="0"/>
      <w:marRight w:val="0"/>
      <w:marTop w:val="0"/>
      <w:marBottom w:val="0"/>
      <w:divBdr>
        <w:top w:val="none" w:sz="0" w:space="0" w:color="auto"/>
        <w:left w:val="none" w:sz="0" w:space="0" w:color="auto"/>
        <w:bottom w:val="none" w:sz="0" w:space="0" w:color="auto"/>
        <w:right w:val="none" w:sz="0" w:space="0" w:color="auto"/>
      </w:divBdr>
      <w:divsChild>
        <w:div w:id="61830976">
          <w:marLeft w:val="0"/>
          <w:marRight w:val="0"/>
          <w:marTop w:val="0"/>
          <w:marBottom w:val="0"/>
          <w:divBdr>
            <w:top w:val="none" w:sz="0" w:space="0" w:color="auto"/>
            <w:left w:val="none" w:sz="0" w:space="0" w:color="auto"/>
            <w:bottom w:val="none" w:sz="0" w:space="0" w:color="auto"/>
            <w:right w:val="none" w:sz="0" w:space="0" w:color="auto"/>
          </w:divBdr>
          <w:divsChild>
            <w:div w:id="20533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5649">
      <w:bodyDiv w:val="1"/>
      <w:marLeft w:val="0"/>
      <w:marRight w:val="0"/>
      <w:marTop w:val="0"/>
      <w:marBottom w:val="0"/>
      <w:divBdr>
        <w:top w:val="none" w:sz="0" w:space="0" w:color="auto"/>
        <w:left w:val="none" w:sz="0" w:space="0" w:color="auto"/>
        <w:bottom w:val="none" w:sz="0" w:space="0" w:color="auto"/>
        <w:right w:val="none" w:sz="0" w:space="0" w:color="auto"/>
      </w:divBdr>
      <w:divsChild>
        <w:div w:id="786437195">
          <w:marLeft w:val="480"/>
          <w:marRight w:val="0"/>
          <w:marTop w:val="0"/>
          <w:marBottom w:val="0"/>
          <w:divBdr>
            <w:top w:val="none" w:sz="0" w:space="0" w:color="auto"/>
            <w:left w:val="none" w:sz="0" w:space="0" w:color="auto"/>
            <w:bottom w:val="none" w:sz="0" w:space="0" w:color="auto"/>
            <w:right w:val="none" w:sz="0" w:space="0" w:color="auto"/>
          </w:divBdr>
          <w:divsChild>
            <w:div w:id="359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3799">
      <w:bodyDiv w:val="1"/>
      <w:marLeft w:val="0"/>
      <w:marRight w:val="0"/>
      <w:marTop w:val="0"/>
      <w:marBottom w:val="0"/>
      <w:divBdr>
        <w:top w:val="none" w:sz="0" w:space="0" w:color="auto"/>
        <w:left w:val="none" w:sz="0" w:space="0" w:color="auto"/>
        <w:bottom w:val="none" w:sz="0" w:space="0" w:color="auto"/>
        <w:right w:val="none" w:sz="0" w:space="0" w:color="auto"/>
      </w:divBdr>
      <w:divsChild>
        <w:div w:id="718748610">
          <w:marLeft w:val="480"/>
          <w:marRight w:val="0"/>
          <w:marTop w:val="0"/>
          <w:marBottom w:val="0"/>
          <w:divBdr>
            <w:top w:val="none" w:sz="0" w:space="0" w:color="auto"/>
            <w:left w:val="none" w:sz="0" w:space="0" w:color="auto"/>
            <w:bottom w:val="none" w:sz="0" w:space="0" w:color="auto"/>
            <w:right w:val="none" w:sz="0" w:space="0" w:color="auto"/>
          </w:divBdr>
          <w:divsChild>
            <w:div w:id="15234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8661">
      <w:bodyDiv w:val="1"/>
      <w:marLeft w:val="0"/>
      <w:marRight w:val="0"/>
      <w:marTop w:val="0"/>
      <w:marBottom w:val="0"/>
      <w:divBdr>
        <w:top w:val="none" w:sz="0" w:space="0" w:color="auto"/>
        <w:left w:val="none" w:sz="0" w:space="0" w:color="auto"/>
        <w:bottom w:val="none" w:sz="0" w:space="0" w:color="auto"/>
        <w:right w:val="none" w:sz="0" w:space="0" w:color="auto"/>
      </w:divBdr>
    </w:div>
    <w:div w:id="761141475">
      <w:bodyDiv w:val="1"/>
      <w:marLeft w:val="0"/>
      <w:marRight w:val="0"/>
      <w:marTop w:val="0"/>
      <w:marBottom w:val="0"/>
      <w:divBdr>
        <w:top w:val="none" w:sz="0" w:space="0" w:color="auto"/>
        <w:left w:val="none" w:sz="0" w:space="0" w:color="auto"/>
        <w:bottom w:val="none" w:sz="0" w:space="0" w:color="auto"/>
        <w:right w:val="none" w:sz="0" w:space="0" w:color="auto"/>
      </w:divBdr>
    </w:div>
    <w:div w:id="806898115">
      <w:bodyDiv w:val="1"/>
      <w:marLeft w:val="0"/>
      <w:marRight w:val="0"/>
      <w:marTop w:val="0"/>
      <w:marBottom w:val="0"/>
      <w:divBdr>
        <w:top w:val="none" w:sz="0" w:space="0" w:color="auto"/>
        <w:left w:val="none" w:sz="0" w:space="0" w:color="auto"/>
        <w:bottom w:val="none" w:sz="0" w:space="0" w:color="auto"/>
        <w:right w:val="none" w:sz="0" w:space="0" w:color="auto"/>
      </w:divBdr>
    </w:div>
    <w:div w:id="809397739">
      <w:bodyDiv w:val="1"/>
      <w:marLeft w:val="0"/>
      <w:marRight w:val="0"/>
      <w:marTop w:val="0"/>
      <w:marBottom w:val="0"/>
      <w:divBdr>
        <w:top w:val="none" w:sz="0" w:space="0" w:color="auto"/>
        <w:left w:val="none" w:sz="0" w:space="0" w:color="auto"/>
        <w:bottom w:val="none" w:sz="0" w:space="0" w:color="auto"/>
        <w:right w:val="none" w:sz="0" w:space="0" w:color="auto"/>
      </w:divBdr>
    </w:div>
    <w:div w:id="1076592423">
      <w:bodyDiv w:val="1"/>
      <w:marLeft w:val="0"/>
      <w:marRight w:val="0"/>
      <w:marTop w:val="0"/>
      <w:marBottom w:val="0"/>
      <w:divBdr>
        <w:top w:val="none" w:sz="0" w:space="0" w:color="auto"/>
        <w:left w:val="none" w:sz="0" w:space="0" w:color="auto"/>
        <w:bottom w:val="none" w:sz="0" w:space="0" w:color="auto"/>
        <w:right w:val="none" w:sz="0" w:space="0" w:color="auto"/>
      </w:divBdr>
    </w:div>
    <w:div w:id="1112436850">
      <w:bodyDiv w:val="1"/>
      <w:marLeft w:val="0"/>
      <w:marRight w:val="0"/>
      <w:marTop w:val="0"/>
      <w:marBottom w:val="0"/>
      <w:divBdr>
        <w:top w:val="none" w:sz="0" w:space="0" w:color="auto"/>
        <w:left w:val="none" w:sz="0" w:space="0" w:color="auto"/>
        <w:bottom w:val="none" w:sz="0" w:space="0" w:color="auto"/>
        <w:right w:val="none" w:sz="0" w:space="0" w:color="auto"/>
      </w:divBdr>
    </w:div>
    <w:div w:id="1278608607">
      <w:bodyDiv w:val="1"/>
      <w:marLeft w:val="0"/>
      <w:marRight w:val="0"/>
      <w:marTop w:val="0"/>
      <w:marBottom w:val="0"/>
      <w:divBdr>
        <w:top w:val="none" w:sz="0" w:space="0" w:color="auto"/>
        <w:left w:val="none" w:sz="0" w:space="0" w:color="auto"/>
        <w:bottom w:val="none" w:sz="0" w:space="0" w:color="auto"/>
        <w:right w:val="none" w:sz="0" w:space="0" w:color="auto"/>
      </w:divBdr>
      <w:divsChild>
        <w:div w:id="701319695">
          <w:marLeft w:val="0"/>
          <w:marRight w:val="0"/>
          <w:marTop w:val="0"/>
          <w:marBottom w:val="0"/>
          <w:divBdr>
            <w:top w:val="none" w:sz="0" w:space="0" w:color="auto"/>
            <w:left w:val="none" w:sz="0" w:space="0" w:color="auto"/>
            <w:bottom w:val="none" w:sz="0" w:space="0" w:color="auto"/>
            <w:right w:val="none" w:sz="0" w:space="0" w:color="auto"/>
          </w:divBdr>
          <w:divsChild>
            <w:div w:id="20823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60233">
      <w:bodyDiv w:val="1"/>
      <w:marLeft w:val="0"/>
      <w:marRight w:val="0"/>
      <w:marTop w:val="0"/>
      <w:marBottom w:val="0"/>
      <w:divBdr>
        <w:top w:val="none" w:sz="0" w:space="0" w:color="auto"/>
        <w:left w:val="none" w:sz="0" w:space="0" w:color="auto"/>
        <w:bottom w:val="none" w:sz="0" w:space="0" w:color="auto"/>
        <w:right w:val="none" w:sz="0" w:space="0" w:color="auto"/>
      </w:divBdr>
      <w:divsChild>
        <w:div w:id="2109814469">
          <w:marLeft w:val="0"/>
          <w:marRight w:val="0"/>
          <w:marTop w:val="0"/>
          <w:marBottom w:val="0"/>
          <w:divBdr>
            <w:top w:val="none" w:sz="0" w:space="0" w:color="auto"/>
            <w:left w:val="none" w:sz="0" w:space="0" w:color="auto"/>
            <w:bottom w:val="none" w:sz="0" w:space="0" w:color="auto"/>
            <w:right w:val="none" w:sz="0" w:space="0" w:color="auto"/>
          </w:divBdr>
          <w:divsChild>
            <w:div w:id="8800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3677">
      <w:bodyDiv w:val="1"/>
      <w:marLeft w:val="0"/>
      <w:marRight w:val="0"/>
      <w:marTop w:val="0"/>
      <w:marBottom w:val="0"/>
      <w:divBdr>
        <w:top w:val="none" w:sz="0" w:space="0" w:color="auto"/>
        <w:left w:val="none" w:sz="0" w:space="0" w:color="auto"/>
        <w:bottom w:val="none" w:sz="0" w:space="0" w:color="auto"/>
        <w:right w:val="none" w:sz="0" w:space="0" w:color="auto"/>
      </w:divBdr>
      <w:divsChild>
        <w:div w:id="593635630">
          <w:marLeft w:val="480"/>
          <w:marRight w:val="0"/>
          <w:marTop w:val="0"/>
          <w:marBottom w:val="0"/>
          <w:divBdr>
            <w:top w:val="none" w:sz="0" w:space="0" w:color="auto"/>
            <w:left w:val="none" w:sz="0" w:space="0" w:color="auto"/>
            <w:bottom w:val="none" w:sz="0" w:space="0" w:color="auto"/>
            <w:right w:val="none" w:sz="0" w:space="0" w:color="auto"/>
          </w:divBdr>
          <w:divsChild>
            <w:div w:id="16403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5907">
      <w:bodyDiv w:val="1"/>
      <w:marLeft w:val="0"/>
      <w:marRight w:val="0"/>
      <w:marTop w:val="0"/>
      <w:marBottom w:val="0"/>
      <w:divBdr>
        <w:top w:val="none" w:sz="0" w:space="0" w:color="auto"/>
        <w:left w:val="none" w:sz="0" w:space="0" w:color="auto"/>
        <w:bottom w:val="none" w:sz="0" w:space="0" w:color="auto"/>
        <w:right w:val="none" w:sz="0" w:space="0" w:color="auto"/>
      </w:divBdr>
      <w:divsChild>
        <w:div w:id="1000505065">
          <w:marLeft w:val="0"/>
          <w:marRight w:val="0"/>
          <w:marTop w:val="0"/>
          <w:marBottom w:val="0"/>
          <w:divBdr>
            <w:top w:val="none" w:sz="0" w:space="0" w:color="auto"/>
            <w:left w:val="none" w:sz="0" w:space="0" w:color="auto"/>
            <w:bottom w:val="none" w:sz="0" w:space="0" w:color="auto"/>
            <w:right w:val="none" w:sz="0" w:space="0" w:color="auto"/>
          </w:divBdr>
          <w:divsChild>
            <w:div w:id="437717225">
              <w:marLeft w:val="0"/>
              <w:marRight w:val="0"/>
              <w:marTop w:val="0"/>
              <w:marBottom w:val="0"/>
              <w:divBdr>
                <w:top w:val="none" w:sz="0" w:space="0" w:color="auto"/>
                <w:left w:val="none" w:sz="0" w:space="0" w:color="auto"/>
                <w:bottom w:val="none" w:sz="0" w:space="0" w:color="auto"/>
                <w:right w:val="none" w:sz="0" w:space="0" w:color="auto"/>
              </w:divBdr>
            </w:div>
            <w:div w:id="1151169575">
              <w:marLeft w:val="0"/>
              <w:marRight w:val="0"/>
              <w:marTop w:val="0"/>
              <w:marBottom w:val="0"/>
              <w:divBdr>
                <w:top w:val="none" w:sz="0" w:space="0" w:color="auto"/>
                <w:left w:val="none" w:sz="0" w:space="0" w:color="auto"/>
                <w:bottom w:val="none" w:sz="0" w:space="0" w:color="auto"/>
                <w:right w:val="none" w:sz="0" w:space="0" w:color="auto"/>
              </w:divBdr>
            </w:div>
            <w:div w:id="1459764534">
              <w:marLeft w:val="0"/>
              <w:marRight w:val="0"/>
              <w:marTop w:val="0"/>
              <w:marBottom w:val="0"/>
              <w:divBdr>
                <w:top w:val="none" w:sz="0" w:space="0" w:color="auto"/>
                <w:left w:val="none" w:sz="0" w:space="0" w:color="auto"/>
                <w:bottom w:val="none" w:sz="0" w:space="0" w:color="auto"/>
                <w:right w:val="none" w:sz="0" w:space="0" w:color="auto"/>
              </w:divBdr>
            </w:div>
            <w:div w:id="1806697550">
              <w:marLeft w:val="0"/>
              <w:marRight w:val="0"/>
              <w:marTop w:val="0"/>
              <w:marBottom w:val="0"/>
              <w:divBdr>
                <w:top w:val="none" w:sz="0" w:space="0" w:color="auto"/>
                <w:left w:val="none" w:sz="0" w:space="0" w:color="auto"/>
                <w:bottom w:val="none" w:sz="0" w:space="0" w:color="auto"/>
                <w:right w:val="none" w:sz="0" w:space="0" w:color="auto"/>
              </w:divBdr>
            </w:div>
            <w:div w:id="18105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8659">
      <w:bodyDiv w:val="1"/>
      <w:marLeft w:val="0"/>
      <w:marRight w:val="0"/>
      <w:marTop w:val="0"/>
      <w:marBottom w:val="0"/>
      <w:divBdr>
        <w:top w:val="none" w:sz="0" w:space="0" w:color="auto"/>
        <w:left w:val="none" w:sz="0" w:space="0" w:color="auto"/>
        <w:bottom w:val="none" w:sz="0" w:space="0" w:color="auto"/>
        <w:right w:val="none" w:sz="0" w:space="0" w:color="auto"/>
      </w:divBdr>
      <w:divsChild>
        <w:div w:id="1282806014">
          <w:marLeft w:val="0"/>
          <w:marRight w:val="0"/>
          <w:marTop w:val="0"/>
          <w:marBottom w:val="0"/>
          <w:divBdr>
            <w:top w:val="none" w:sz="0" w:space="0" w:color="auto"/>
            <w:left w:val="none" w:sz="0" w:space="0" w:color="auto"/>
            <w:bottom w:val="none" w:sz="0" w:space="0" w:color="auto"/>
            <w:right w:val="none" w:sz="0" w:space="0" w:color="auto"/>
          </w:divBdr>
          <w:divsChild>
            <w:div w:id="5542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6066">
      <w:bodyDiv w:val="1"/>
      <w:marLeft w:val="0"/>
      <w:marRight w:val="0"/>
      <w:marTop w:val="0"/>
      <w:marBottom w:val="0"/>
      <w:divBdr>
        <w:top w:val="none" w:sz="0" w:space="0" w:color="auto"/>
        <w:left w:val="none" w:sz="0" w:space="0" w:color="auto"/>
        <w:bottom w:val="none" w:sz="0" w:space="0" w:color="auto"/>
        <w:right w:val="none" w:sz="0" w:space="0" w:color="auto"/>
      </w:divBdr>
      <w:divsChild>
        <w:div w:id="219558582">
          <w:marLeft w:val="480"/>
          <w:marRight w:val="0"/>
          <w:marTop w:val="0"/>
          <w:marBottom w:val="0"/>
          <w:divBdr>
            <w:top w:val="none" w:sz="0" w:space="0" w:color="auto"/>
            <w:left w:val="none" w:sz="0" w:space="0" w:color="auto"/>
            <w:bottom w:val="none" w:sz="0" w:space="0" w:color="auto"/>
            <w:right w:val="none" w:sz="0" w:space="0" w:color="auto"/>
          </w:divBdr>
          <w:divsChild>
            <w:div w:id="15294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186/s40462-024-00464-y" TargetMode="External"/><Relationship Id="rId2" Type="http://schemas.openxmlformats.org/officeDocument/2006/relationships/hyperlink" Target="https://link.springer.com/article/10.1186/s40317-020-00204-0" TargetMode="External"/><Relationship Id="rId1" Type="http://schemas.openxmlformats.org/officeDocument/2006/relationships/hyperlink" Target="https://link.springer.com/article/10.1186/s40317-023-00340-3#ethic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npfmc.org" TargetMode="External"/><Relationship Id="rId3" Type="http://schemas.openxmlformats.org/officeDocument/2006/relationships/settings" Target="settings.xml"/><Relationship Id="rId21" Type="http://schemas.openxmlformats.org/officeDocument/2006/relationships/hyperlink" Target="https://doi.org/10.1186/s40317-016-0116-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126/sciadv.aar300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adfg.alaska.gov/index.cfm?adfg=walleyepollock.printerfriendly" TargetMode="External"/><Relationship Id="rId29"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24" Type="http://schemas.openxmlformats.org/officeDocument/2006/relationships/hyperlink" Target="https://doi.org/10.1186/s40462-024-00464-y" TargetMode="External"/><Relationship Id="rId5" Type="http://schemas.openxmlformats.org/officeDocument/2006/relationships/comments" Target="comments.xml"/><Relationship Id="rId15" Type="http://schemas.openxmlformats.org/officeDocument/2006/relationships/image" Target="media/image9.png"/><Relationship Id="rId23" Type="http://schemas.openxmlformats.org/officeDocument/2006/relationships/hyperlink" Target="https://doi.org/10.1007/s10641-021-01083-x"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i.org/10.1890/11-1319.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07/s10641-019-00889-0" TargetMode="External"/><Relationship Id="rId27" Type="http://schemas.openxmlformats.org/officeDocument/2006/relationships/hyperlink" Target="https://doi.org/10.1577/1548-8659(1995)124%3c0159:MVDOJC%3e2.3.CO;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1196</TotalTime>
  <Pages>18</Pages>
  <Words>7072</Words>
  <Characters>40317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Gietzmann-Sanders</dc:creator>
  <cp:keywords/>
  <dc:description/>
  <cp:lastModifiedBy>courtney</cp:lastModifiedBy>
  <cp:revision>26</cp:revision>
  <dcterms:created xsi:type="dcterms:W3CDTF">2025-04-09T23:30:00Z</dcterms:created>
  <dcterms:modified xsi:type="dcterms:W3CDTF">2025-04-10T20:31:00Z</dcterms:modified>
</cp:coreProperties>
</file>