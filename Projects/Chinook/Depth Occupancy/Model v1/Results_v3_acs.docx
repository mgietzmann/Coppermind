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39AF2E" w14:textId="77777777" w:rsidR="00945412" w:rsidRPr="004A33F5" w:rsidRDefault="00945412" w:rsidP="0094541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A33F5">
        <w:rPr>
          <w:rFonts w:ascii="Times New Roman" w:eastAsia="Times New Roman" w:hAnsi="Times New Roman" w:cs="Times New Roman"/>
          <w:b/>
          <w:bCs/>
          <w:kern w:val="0"/>
          <w:sz w:val="28"/>
          <w:szCs w:val="28"/>
          <w14:ligatures w14:val="none"/>
        </w:rPr>
        <w:t>Model Evaluation</w:t>
      </w:r>
    </w:p>
    <w:p w14:paraId="37025440" w14:textId="69C9D0E7"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The model with the </w:t>
      </w:r>
      <w:commentRangeStart w:id="0"/>
      <w:r w:rsidRPr="00945412">
        <w:rPr>
          <w:rFonts w:ascii="Times New Roman" w:eastAsia="Times New Roman" w:hAnsi="Times New Roman" w:cs="Times New Roman"/>
          <w:kern w:val="0"/>
          <w14:ligatures w14:val="none"/>
        </w:rPr>
        <w:t xml:space="preserve">lowest validation loss </w:t>
      </w:r>
      <w:commentRangeEnd w:id="0"/>
      <w:r w:rsidR="009468BB">
        <w:rPr>
          <w:rStyle w:val="CommentReference"/>
        </w:rPr>
        <w:commentReference w:id="0"/>
      </w:r>
      <w:r w:rsidRPr="00945412">
        <w:rPr>
          <w:rFonts w:ascii="Times New Roman" w:eastAsia="Times New Roman" w:hAnsi="Times New Roman" w:cs="Times New Roman"/>
          <w:kern w:val="0"/>
          <w14:ligatures w14:val="none"/>
        </w:rPr>
        <w:t xml:space="preserve">included </w:t>
      </w:r>
      <w:proofErr w:type="spellStart"/>
      <w:r w:rsidRPr="00945412">
        <w:rPr>
          <w:rFonts w:ascii="Times New Roman" w:eastAsia="Times New Roman" w:hAnsi="Times New Roman" w:cs="Times New Roman"/>
          <w:kern w:val="0"/>
          <w14:ligatures w14:val="none"/>
        </w:rPr>
        <w:t>depth_bin</w:t>
      </w:r>
      <w:proofErr w:type="spellEnd"/>
      <w:r w:rsidRPr="00945412">
        <w:rPr>
          <w:rFonts w:ascii="Times New Roman" w:eastAsia="Times New Roman" w:hAnsi="Times New Roman" w:cs="Times New Roman"/>
          <w:kern w:val="0"/>
          <w14:ligatures w14:val="none"/>
        </w:rPr>
        <w:t xml:space="preserve">, season, diel, and salinity </w:t>
      </w:r>
      <w:r w:rsidR="007C7A29">
        <w:rPr>
          <w:rFonts w:ascii="Times New Roman" w:eastAsia="Times New Roman" w:hAnsi="Times New Roman" w:cs="Times New Roman"/>
          <w:kern w:val="0"/>
          <w14:ligatures w14:val="none"/>
        </w:rPr>
        <w:t xml:space="preserve">as features </w:t>
      </w:r>
      <w:r w:rsidRPr="00945412">
        <w:rPr>
          <w:rFonts w:ascii="Times New Roman" w:eastAsia="Times New Roman" w:hAnsi="Times New Roman" w:cs="Times New Roman"/>
          <w:kern w:val="0"/>
          <w14:ligatures w14:val="none"/>
        </w:rPr>
        <w:t>(model D in Table 1). Starting from a null model with a loss of 1.740</w:t>
      </w:r>
      <w:r w:rsidR="00D73C93">
        <w:rPr>
          <w:rFonts w:ascii="Times New Roman" w:eastAsia="Times New Roman" w:hAnsi="Times New Roman" w:cs="Times New Roman"/>
          <w:kern w:val="0"/>
          <w14:ligatures w14:val="none"/>
        </w:rPr>
        <w:t xml:space="preserve"> (geometric mean probability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of 17.6%)</w:t>
      </w:r>
      <w:r w:rsidRPr="00945412">
        <w:rPr>
          <w:rFonts w:ascii="Times New Roman" w:eastAsia="Times New Roman" w:hAnsi="Times New Roman" w:cs="Times New Roman"/>
          <w:kern w:val="0"/>
          <w14:ligatures w14:val="none"/>
        </w:rPr>
        <w:t xml:space="preserve">, adding </w:t>
      </w:r>
      <w:proofErr w:type="spellStart"/>
      <w:r w:rsidRPr="00945412">
        <w:rPr>
          <w:rFonts w:ascii="Times New Roman" w:eastAsia="Times New Roman" w:hAnsi="Times New Roman" w:cs="Times New Roman"/>
          <w:kern w:val="0"/>
          <w14:ligatures w14:val="none"/>
        </w:rPr>
        <w:t>depth_bin</w:t>
      </w:r>
      <w:proofErr w:type="spellEnd"/>
      <w:r w:rsidRPr="00945412">
        <w:rPr>
          <w:rFonts w:ascii="Times New Roman" w:eastAsia="Times New Roman" w:hAnsi="Times New Roman" w:cs="Times New Roman"/>
          <w:kern w:val="0"/>
          <w14:ligatures w14:val="none"/>
        </w:rPr>
        <w:t xml:space="preserve"> (model A) reduced the loss to 1.457</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23.3%)</w:t>
      </w:r>
      <w:r w:rsidRPr="00945412">
        <w:rPr>
          <w:rFonts w:ascii="Times New Roman" w:eastAsia="Times New Roman" w:hAnsi="Times New Roman" w:cs="Times New Roman"/>
          <w:kern w:val="0"/>
          <w14:ligatures w14:val="none"/>
        </w:rPr>
        <w:t>. Including season (model B) brought it to 1.368</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25.5%)</w:t>
      </w:r>
      <w:r w:rsidRPr="00945412">
        <w:rPr>
          <w:rFonts w:ascii="Times New Roman" w:eastAsia="Times New Roman" w:hAnsi="Times New Roman" w:cs="Times New Roman"/>
          <w:kern w:val="0"/>
          <w14:ligatures w14:val="none"/>
        </w:rPr>
        <w:t>, and adding the diel feature</w:t>
      </w:r>
      <w:r w:rsidR="00340D3F">
        <w:rPr>
          <w:rFonts w:ascii="Times New Roman" w:eastAsia="Times New Roman" w:hAnsi="Times New Roman" w:cs="Times New Roman"/>
          <w:kern w:val="0"/>
          <w14:ligatures w14:val="none"/>
        </w:rPr>
        <w:t>s</w:t>
      </w:r>
      <w:r w:rsidRPr="00945412">
        <w:rPr>
          <w:rFonts w:ascii="Times New Roman" w:eastAsia="Times New Roman" w:hAnsi="Times New Roman" w:cs="Times New Roman"/>
          <w:kern w:val="0"/>
          <w14:ligatures w14:val="none"/>
        </w:rPr>
        <w:t xml:space="preserve"> (model C) lowered it again to 1.352</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25.9%)</w:t>
      </w:r>
      <w:r w:rsidRPr="00945412">
        <w:rPr>
          <w:rFonts w:ascii="Times New Roman" w:eastAsia="Times New Roman" w:hAnsi="Times New Roman" w:cs="Times New Roman"/>
          <w:kern w:val="0"/>
          <w14:ligatures w14:val="none"/>
        </w:rPr>
        <w:t>. With salinity included (model D), the final validation loss reached 1.340</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26.2%)</w:t>
      </w:r>
      <w:r w:rsidRPr="00945412">
        <w:rPr>
          <w:rFonts w:ascii="Times New Roman" w:eastAsia="Times New Roman" w:hAnsi="Times New Roman" w:cs="Times New Roman"/>
          <w:kern w:val="0"/>
          <w14:ligatures w14:val="none"/>
        </w:rPr>
        <w:t>.</w:t>
      </w:r>
    </w:p>
    <w:p w14:paraId="6F66DB3C" w14:textId="77777777"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commentRangeStart w:id="1"/>
      <w:r w:rsidRPr="00945412">
        <w:rPr>
          <w:rFonts w:ascii="Times New Roman" w:eastAsia="Times New Roman" w:hAnsi="Times New Roman" w:cs="Times New Roman"/>
          <w:kern w:val="0"/>
          <w14:ligatures w14:val="none"/>
        </w:rPr>
        <w:t>Both the data and model reflected a strong skew in depth distribution</w:t>
      </w:r>
      <w:commentRangeEnd w:id="1"/>
      <w:r w:rsidR="009468BB">
        <w:rPr>
          <w:rStyle w:val="CommentReference"/>
        </w:rPr>
        <w:commentReference w:id="1"/>
      </w:r>
      <w:r w:rsidRPr="00945412">
        <w:rPr>
          <w:rFonts w:ascii="Times New Roman" w:eastAsia="Times New Roman" w:hAnsi="Times New Roman" w:cs="Times New Roman"/>
          <w:kern w:val="0"/>
          <w14:ligatures w14:val="none"/>
        </w:rPr>
        <w:t xml:space="preserve">. Nearly half (46.4%) of all </w:t>
      </w:r>
      <w:commentRangeStart w:id="2"/>
      <w:commentRangeStart w:id="3"/>
      <w:r w:rsidRPr="00945412">
        <w:rPr>
          <w:rFonts w:ascii="Times New Roman" w:eastAsia="Times New Roman" w:hAnsi="Times New Roman" w:cs="Times New Roman"/>
          <w:kern w:val="0"/>
          <w14:ligatures w14:val="none"/>
        </w:rPr>
        <w:t>samples</w:t>
      </w:r>
      <w:commentRangeEnd w:id="2"/>
      <w:r w:rsidR="009468BB">
        <w:rPr>
          <w:rStyle w:val="CommentReference"/>
        </w:rPr>
        <w:commentReference w:id="2"/>
      </w:r>
      <w:commentRangeEnd w:id="3"/>
      <w:r w:rsidR="009468BB">
        <w:rPr>
          <w:rStyle w:val="CommentReference"/>
        </w:rPr>
        <w:commentReference w:id="3"/>
      </w:r>
      <w:r w:rsidRPr="00945412">
        <w:rPr>
          <w:rFonts w:ascii="Times New Roman" w:eastAsia="Times New Roman" w:hAnsi="Times New Roman" w:cs="Times New Roman"/>
          <w:kern w:val="0"/>
          <w14:ligatures w14:val="none"/>
        </w:rPr>
        <w:t xml:space="preserve"> were found in the 0–25 m depth bin, and 85.6% were within 100 m of the surface (Table 2). When </w:t>
      </w:r>
      <w:proofErr w:type="spellStart"/>
      <w:r w:rsidRPr="00945412">
        <w:rPr>
          <w:rFonts w:ascii="Times New Roman" w:eastAsia="Times New Roman" w:hAnsi="Times New Roman" w:cs="Times New Roman"/>
          <w:kern w:val="0"/>
          <w14:ligatures w14:val="none"/>
        </w:rPr>
        <w:t>depth_bin</w:t>
      </w:r>
      <w:proofErr w:type="spellEnd"/>
      <w:r w:rsidRPr="00945412">
        <w:rPr>
          <w:rFonts w:ascii="Times New Roman" w:eastAsia="Times New Roman" w:hAnsi="Times New Roman" w:cs="Times New Roman"/>
          <w:kern w:val="0"/>
          <w14:ligatures w14:val="none"/>
        </w:rPr>
        <w:t xml:space="preserve"> was added to the null model, the loss dropped by 0.283, </w:t>
      </w:r>
      <w:commentRangeStart w:id="4"/>
      <w:r w:rsidRPr="00945412">
        <w:rPr>
          <w:rFonts w:ascii="Times New Roman" w:eastAsia="Times New Roman" w:hAnsi="Times New Roman" w:cs="Times New Roman"/>
          <w:kern w:val="0"/>
          <w14:ligatures w14:val="none"/>
        </w:rPr>
        <w:t>consistent with this distributional skew.</w:t>
      </w:r>
      <w:commentRangeEnd w:id="4"/>
      <w:r w:rsidR="009468BB">
        <w:rPr>
          <w:rStyle w:val="CommentReference"/>
        </w:rPr>
        <w:commentReference w:id="4"/>
      </w:r>
    </w:p>
    <w:p w14:paraId="57F591A5" w14:textId="6877E2BE"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Depth occupancy varied seasonally in both the</w:t>
      </w:r>
      <w:commentRangeStart w:id="5"/>
      <w:r w:rsidRPr="00945412">
        <w:rPr>
          <w:rFonts w:ascii="Times New Roman" w:eastAsia="Times New Roman" w:hAnsi="Times New Roman" w:cs="Times New Roman"/>
          <w:kern w:val="0"/>
          <w14:ligatures w14:val="none"/>
        </w:rPr>
        <w:t xml:space="preserve"> validation data </w:t>
      </w:r>
      <w:commentRangeEnd w:id="5"/>
      <w:r w:rsidR="009468BB">
        <w:rPr>
          <w:rStyle w:val="CommentReference"/>
        </w:rPr>
        <w:commentReference w:id="5"/>
      </w:r>
      <w:r w:rsidRPr="00945412">
        <w:rPr>
          <w:rFonts w:ascii="Times New Roman" w:eastAsia="Times New Roman" w:hAnsi="Times New Roman" w:cs="Times New Roman"/>
          <w:kern w:val="0"/>
          <w14:ligatures w14:val="none"/>
        </w:rPr>
        <w:t xml:space="preserve">and model predictions (Figure 1). The proportion of samples deeper than 25 m reached </w:t>
      </w:r>
      <w:commentRangeStart w:id="6"/>
      <w:r w:rsidRPr="00945412">
        <w:rPr>
          <w:rFonts w:ascii="Times New Roman" w:eastAsia="Times New Roman" w:hAnsi="Times New Roman" w:cs="Times New Roman"/>
          <w:kern w:val="0"/>
          <w14:ligatures w14:val="none"/>
        </w:rPr>
        <w:t xml:space="preserve">its lowest point </w:t>
      </w:r>
      <w:commentRangeEnd w:id="6"/>
      <w:r w:rsidR="009468BB">
        <w:rPr>
          <w:rStyle w:val="CommentReference"/>
        </w:rPr>
        <w:commentReference w:id="6"/>
      </w:r>
      <w:r w:rsidRPr="00945412">
        <w:rPr>
          <w:rFonts w:ascii="Times New Roman" w:eastAsia="Times New Roman" w:hAnsi="Times New Roman" w:cs="Times New Roman"/>
          <w:kern w:val="0"/>
          <w14:ligatures w14:val="none"/>
        </w:rPr>
        <w:t xml:space="preserve">in June, at approximately 32% in the validation data and 34% in the predictions. This proportion rose steadily through the fall, reaching 70% and 74% by November, and remained elevated through the winter months (60–75%) before beginning to </w:t>
      </w:r>
      <w:r w:rsidR="00340D3F">
        <w:rPr>
          <w:rFonts w:ascii="Times New Roman" w:eastAsia="Times New Roman" w:hAnsi="Times New Roman" w:cs="Times New Roman"/>
          <w:kern w:val="0"/>
          <w14:ligatures w14:val="none"/>
        </w:rPr>
        <w:t>drop</w:t>
      </w:r>
      <w:r w:rsidRPr="00945412">
        <w:rPr>
          <w:rFonts w:ascii="Times New Roman" w:eastAsia="Times New Roman" w:hAnsi="Times New Roman" w:cs="Times New Roman"/>
          <w:kern w:val="0"/>
          <w14:ligatures w14:val="none"/>
        </w:rPr>
        <w:t xml:space="preserve"> again in early spring.</w:t>
      </w:r>
    </w:p>
    <w:p w14:paraId="02E142BC" w14:textId="099C0BCB"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Diel variation in depth occupancy also appeared in both </w:t>
      </w:r>
      <w:r w:rsidR="00340D3F">
        <w:rPr>
          <w:rFonts w:ascii="Times New Roman" w:eastAsia="Times New Roman" w:hAnsi="Times New Roman" w:cs="Times New Roman"/>
          <w:kern w:val="0"/>
          <w14:ligatures w14:val="none"/>
        </w:rPr>
        <w:t xml:space="preserve">predictions and </w:t>
      </w:r>
      <w:commentRangeStart w:id="7"/>
      <w:r w:rsidR="00340D3F">
        <w:rPr>
          <w:rFonts w:ascii="Times New Roman" w:eastAsia="Times New Roman" w:hAnsi="Times New Roman" w:cs="Times New Roman"/>
          <w:kern w:val="0"/>
          <w14:ligatures w14:val="none"/>
        </w:rPr>
        <w:t>actuals</w:t>
      </w:r>
      <w:commentRangeEnd w:id="7"/>
      <w:r w:rsidR="009468BB">
        <w:rPr>
          <w:rStyle w:val="CommentReference"/>
        </w:rPr>
        <w:commentReference w:id="7"/>
      </w:r>
      <w:r w:rsidRPr="00945412">
        <w:rPr>
          <w:rFonts w:ascii="Times New Roman" w:eastAsia="Times New Roman" w:hAnsi="Times New Roman" w:cs="Times New Roman"/>
          <w:kern w:val="0"/>
          <w14:ligatures w14:val="none"/>
        </w:rPr>
        <w:t xml:space="preserve">, with notable seasonal shifts in both magnitude and </w:t>
      </w:r>
      <w:commentRangeStart w:id="8"/>
      <w:r w:rsidRPr="00945412">
        <w:rPr>
          <w:rFonts w:ascii="Times New Roman" w:eastAsia="Times New Roman" w:hAnsi="Times New Roman" w:cs="Times New Roman"/>
          <w:kern w:val="0"/>
          <w14:ligatures w14:val="none"/>
        </w:rPr>
        <w:t>direction</w:t>
      </w:r>
      <w:commentRangeEnd w:id="8"/>
      <w:r w:rsidR="00A761E2">
        <w:rPr>
          <w:rStyle w:val="CommentReference"/>
        </w:rPr>
        <w:commentReference w:id="8"/>
      </w:r>
      <w:r w:rsidRPr="00945412">
        <w:rPr>
          <w:rFonts w:ascii="Times New Roman" w:eastAsia="Times New Roman" w:hAnsi="Times New Roman" w:cs="Times New Roman"/>
          <w:kern w:val="0"/>
          <w14:ligatures w14:val="none"/>
        </w:rPr>
        <w:t xml:space="preserve"> (Figure 2). In August, the proportion of samples deeper than 25 m </w:t>
      </w:r>
      <w:commentRangeStart w:id="9"/>
      <w:commentRangeStart w:id="10"/>
      <w:r w:rsidRPr="00945412">
        <w:rPr>
          <w:rFonts w:ascii="Times New Roman" w:eastAsia="Times New Roman" w:hAnsi="Times New Roman" w:cs="Times New Roman"/>
          <w:kern w:val="0"/>
          <w14:ligatures w14:val="none"/>
        </w:rPr>
        <w:t xml:space="preserve">rose </w:t>
      </w:r>
      <w:commentRangeEnd w:id="9"/>
      <w:r w:rsidR="00A761E2">
        <w:rPr>
          <w:rStyle w:val="CommentReference"/>
        </w:rPr>
        <w:commentReference w:id="9"/>
      </w:r>
      <w:r w:rsidRPr="00945412">
        <w:rPr>
          <w:rFonts w:ascii="Times New Roman" w:eastAsia="Times New Roman" w:hAnsi="Times New Roman" w:cs="Times New Roman"/>
          <w:kern w:val="0"/>
          <w14:ligatures w14:val="none"/>
        </w:rPr>
        <w:t xml:space="preserve">from </w:t>
      </w:r>
      <w:commentRangeEnd w:id="10"/>
      <w:r w:rsidR="00A761E2">
        <w:rPr>
          <w:rStyle w:val="CommentReference"/>
        </w:rPr>
        <w:commentReference w:id="10"/>
      </w:r>
      <w:r w:rsidRPr="00945412">
        <w:rPr>
          <w:rFonts w:ascii="Times New Roman" w:eastAsia="Times New Roman" w:hAnsi="Times New Roman" w:cs="Times New Roman"/>
          <w:kern w:val="0"/>
          <w14:ligatures w14:val="none"/>
        </w:rPr>
        <w:t>~27% at night to ~72% during the day — a diel swing of 4</w:t>
      </w:r>
      <w:r w:rsidR="00340D3F">
        <w:rPr>
          <w:rFonts w:ascii="Times New Roman" w:eastAsia="Times New Roman" w:hAnsi="Times New Roman" w:cs="Times New Roman"/>
          <w:kern w:val="0"/>
          <w14:ligatures w14:val="none"/>
        </w:rPr>
        <w:t>5</w:t>
      </w:r>
      <w:r w:rsidRPr="00945412">
        <w:rPr>
          <w:rFonts w:ascii="Times New Roman" w:eastAsia="Times New Roman" w:hAnsi="Times New Roman" w:cs="Times New Roman"/>
          <w:kern w:val="0"/>
          <w14:ligatures w14:val="none"/>
        </w:rPr>
        <w:t>%. This difference declined to ~35% by October and ~17% by January. In February, the pattern reversed, with more samples deeper than 25 m at night. While model predictions captured this pattern, large differences remained between the validation and training data, including a 25% discrepancy in May.</w:t>
      </w:r>
    </w:p>
    <w:p w14:paraId="16C9C6F8" w14:textId="30F42EA0"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Model predictions showed a consistent </w:t>
      </w:r>
      <w:commentRangeStart w:id="11"/>
      <w:commentRangeStart w:id="12"/>
      <w:r w:rsidRPr="00945412">
        <w:rPr>
          <w:rFonts w:ascii="Times New Roman" w:eastAsia="Times New Roman" w:hAnsi="Times New Roman" w:cs="Times New Roman"/>
          <w:kern w:val="0"/>
          <w14:ligatures w14:val="none"/>
        </w:rPr>
        <w:t>shift</w:t>
      </w:r>
      <w:commentRangeEnd w:id="11"/>
      <w:r w:rsidR="00A761E2">
        <w:rPr>
          <w:rStyle w:val="CommentReference"/>
        </w:rPr>
        <w:commentReference w:id="11"/>
      </w:r>
      <w:commentRangeEnd w:id="12"/>
      <w:r w:rsidR="00A761E2">
        <w:rPr>
          <w:rStyle w:val="CommentReference"/>
        </w:rPr>
        <w:commentReference w:id="12"/>
      </w:r>
      <w:r w:rsidRPr="00945412">
        <w:rPr>
          <w:rFonts w:ascii="Times New Roman" w:eastAsia="Times New Roman" w:hAnsi="Times New Roman" w:cs="Times New Roman"/>
          <w:kern w:val="0"/>
          <w14:ligatures w14:val="none"/>
        </w:rPr>
        <w:t xml:space="preserve"> toward low salinity, near-surface waters in all months except August and September (Figure 3). This shift was largest between November and February, peaking in February with a difference of nearly 30%. Between March and June, the difference ranged from 6% to 14%. In August and September, however, model predictions instead showed a shift toward </w:t>
      </w:r>
      <w:r w:rsidR="00340D3F">
        <w:rPr>
          <w:rFonts w:ascii="Times New Roman" w:eastAsia="Times New Roman" w:hAnsi="Times New Roman" w:cs="Times New Roman"/>
          <w:kern w:val="0"/>
          <w14:ligatures w14:val="none"/>
        </w:rPr>
        <w:t xml:space="preserve">the surface in </w:t>
      </w:r>
      <w:r w:rsidRPr="00945412">
        <w:rPr>
          <w:rFonts w:ascii="Times New Roman" w:eastAsia="Times New Roman" w:hAnsi="Times New Roman" w:cs="Times New Roman"/>
          <w:kern w:val="0"/>
          <w14:ligatures w14:val="none"/>
        </w:rPr>
        <w:t xml:space="preserve">higher salinity waters, with an </w:t>
      </w:r>
      <w:commentRangeStart w:id="13"/>
      <w:r w:rsidRPr="00945412">
        <w:rPr>
          <w:rFonts w:ascii="Times New Roman" w:eastAsia="Times New Roman" w:hAnsi="Times New Roman" w:cs="Times New Roman"/>
          <w:kern w:val="0"/>
          <w14:ligatures w14:val="none"/>
        </w:rPr>
        <w:t xml:space="preserve">average difference </w:t>
      </w:r>
      <w:commentRangeEnd w:id="13"/>
      <w:r w:rsidR="00A761E2">
        <w:rPr>
          <w:rStyle w:val="CommentReference"/>
        </w:rPr>
        <w:commentReference w:id="13"/>
      </w:r>
      <w:r w:rsidRPr="00945412">
        <w:rPr>
          <w:rFonts w:ascii="Times New Roman" w:eastAsia="Times New Roman" w:hAnsi="Times New Roman" w:cs="Times New Roman"/>
          <w:kern w:val="0"/>
          <w14:ligatures w14:val="none"/>
        </w:rPr>
        <w:t>of approximately 7%.</w:t>
      </w:r>
    </w:p>
    <w:p w14:paraId="79C7FBC7" w14:textId="3B5E38C3"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However, the effect of salinity on </w:t>
      </w:r>
      <w:ins w:id="14" w:author="Seitz" w:date="2025-06-24T12:43:00Z">
        <w:r w:rsidR="00A761E2">
          <w:rPr>
            <w:rFonts w:ascii="Times New Roman" w:eastAsia="Times New Roman" w:hAnsi="Times New Roman" w:cs="Times New Roman"/>
            <w:kern w:val="0"/>
            <w14:ligatures w14:val="none"/>
          </w:rPr>
          <w:t xml:space="preserve">model </w:t>
        </w:r>
      </w:ins>
      <w:r w:rsidRPr="00945412">
        <w:rPr>
          <w:rFonts w:ascii="Times New Roman" w:eastAsia="Times New Roman" w:hAnsi="Times New Roman" w:cs="Times New Roman"/>
          <w:kern w:val="0"/>
          <w14:ligatures w14:val="none"/>
        </w:rPr>
        <w:t xml:space="preserve">loss varied by month and differed between training and validation sets (Figure 4). From December to February, the two sets showed opposing trends. In December and January, the training data showed reductions in loss (-0.03 and -0.05), while the validation data showed slight increases (+0.02 and +0.05). In February, the training loss remained unchanged, but the validation loss dropped substantially by 0.14. During the remaining months, changes in loss were smaller (up to 0.03), yet discrepancies in magnitude </w:t>
      </w:r>
      <w:r w:rsidR="00340D3F">
        <w:rPr>
          <w:rFonts w:ascii="Times New Roman" w:eastAsia="Times New Roman" w:hAnsi="Times New Roman" w:cs="Times New Roman"/>
          <w:kern w:val="0"/>
          <w14:ligatures w14:val="none"/>
        </w:rPr>
        <w:t xml:space="preserve">between the validation and training sets </w:t>
      </w:r>
      <w:r w:rsidRPr="00945412">
        <w:rPr>
          <w:rFonts w:ascii="Times New Roman" w:eastAsia="Times New Roman" w:hAnsi="Times New Roman" w:cs="Times New Roman"/>
          <w:kern w:val="0"/>
          <w14:ligatures w14:val="none"/>
        </w:rPr>
        <w:t>persisted even when the direction of change was aligned.</w:t>
      </w:r>
    </w:p>
    <w:p w14:paraId="51F00F14" w14:textId="77777777" w:rsidR="00855F0B" w:rsidRDefault="00855F0B">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760A85F9" w14:textId="0CC28F88" w:rsidR="004A33F5" w:rsidRPr="004A33F5" w:rsidRDefault="00945412" w:rsidP="0094541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A33F5">
        <w:rPr>
          <w:rFonts w:ascii="Times New Roman" w:eastAsia="Times New Roman" w:hAnsi="Times New Roman" w:cs="Times New Roman"/>
          <w:b/>
          <w:bCs/>
          <w:kern w:val="0"/>
          <w:sz w:val="28"/>
          <w:szCs w:val="28"/>
          <w14:ligatures w14:val="none"/>
        </w:rPr>
        <w:lastRenderedPageBreak/>
        <w:t>Assessing Likelihood of Occupancy Near the Seafloor</w:t>
      </w:r>
    </w:p>
    <w:p w14:paraId="4281D4B7" w14:textId="4EDD94EF" w:rsidR="004A33F5" w:rsidRDefault="004A33F5"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Likelihood near the seafloor was assessed to understand the model’s implications for Chinook salmon occupancy in the portion of the water column occupied by trawl gear. Specifically we are interested in </w:t>
      </w:r>
      <w:commentRangeStart w:id="15"/>
      <w:r>
        <w:rPr>
          <w:rFonts w:ascii="Times New Roman" w:eastAsia="Times New Roman" w:hAnsi="Times New Roman" w:cs="Times New Roman"/>
          <w:kern w:val="0"/>
          <w14:ligatures w14:val="none"/>
        </w:rPr>
        <w:t>when</w:t>
      </w:r>
      <w:commentRangeEnd w:id="15"/>
      <w:r w:rsidR="00576B6A">
        <w:rPr>
          <w:rStyle w:val="CommentReference"/>
        </w:rPr>
        <w:commentReference w:id="15"/>
      </w:r>
      <w:r>
        <w:rPr>
          <w:rFonts w:ascii="Times New Roman" w:eastAsia="Times New Roman" w:hAnsi="Times New Roman" w:cs="Times New Roman"/>
          <w:kern w:val="0"/>
          <w14:ligatures w14:val="none"/>
        </w:rPr>
        <w:t xml:space="preserve"> these likelihoods are minimized. </w:t>
      </w:r>
    </w:p>
    <w:p w14:paraId="5C3B9629" w14:textId="6F4EF109"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The minimum predicted likelihood of occupancy in the deepest bin varied across space and season (Figure 5). In February, the lowest likelihood values occurred along the shelf</w:t>
      </w:r>
      <w:r w:rsidR="00340D3F">
        <w:rPr>
          <w:rFonts w:ascii="Times New Roman" w:eastAsia="Times New Roman" w:hAnsi="Times New Roman" w:cs="Times New Roman"/>
          <w:kern w:val="0"/>
          <w14:ligatures w14:val="none"/>
        </w:rPr>
        <w:t xml:space="preserve"> edge</w:t>
      </w:r>
      <w:r w:rsidRPr="00945412">
        <w:rPr>
          <w:rFonts w:ascii="Times New Roman" w:eastAsia="Times New Roman" w:hAnsi="Times New Roman" w:cs="Times New Roman"/>
          <w:kern w:val="0"/>
          <w14:ligatures w14:val="none"/>
        </w:rPr>
        <w:t xml:space="preserve">, where they dropped below 1%. Across the shelf, these values varied considerably, with neighboring cells often differing by 10% or more. In August, minimum likelihoods remained low (&lt;1%) except for several persistent hotspots </w:t>
      </w:r>
      <w:r w:rsidR="00340D3F">
        <w:rPr>
          <w:rFonts w:ascii="Times New Roman" w:eastAsia="Times New Roman" w:hAnsi="Times New Roman" w:cs="Times New Roman"/>
          <w:kern w:val="0"/>
          <w14:ligatures w14:val="none"/>
        </w:rPr>
        <w:t>that were shared with February</w:t>
      </w:r>
      <w:r w:rsidRPr="00945412">
        <w:rPr>
          <w:rFonts w:ascii="Times New Roman" w:eastAsia="Times New Roman" w:hAnsi="Times New Roman" w:cs="Times New Roman"/>
          <w:kern w:val="0"/>
          <w14:ligatures w14:val="none"/>
        </w:rPr>
        <w:t>. One such hotspot, located just west of Kodiak, showed a minimum likelihood of 15%, roughly three times higher than surrounding areas.</w:t>
      </w:r>
    </w:p>
    <w:p w14:paraId="74FC8E0A" w14:textId="5229AF56"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In a specific H3 cell near Chignik (Figure 6), both depth occupancy and diel variation changed meaningfully over the year. During winter, the deepest occupancy levels were observed, with ~50% of samples </w:t>
      </w:r>
      <w:r>
        <w:rPr>
          <w:rFonts w:ascii="Times New Roman" w:eastAsia="Times New Roman" w:hAnsi="Times New Roman" w:cs="Times New Roman"/>
          <w:kern w:val="0"/>
          <w14:ligatures w14:val="none"/>
        </w:rPr>
        <w:t>deeper</w:t>
      </w:r>
      <w:r w:rsidRPr="00945412">
        <w:rPr>
          <w:rFonts w:ascii="Times New Roman" w:eastAsia="Times New Roman" w:hAnsi="Times New Roman" w:cs="Times New Roman"/>
          <w:kern w:val="0"/>
          <w14:ligatures w14:val="none"/>
        </w:rPr>
        <w:t xml:space="preserve"> than 25 m. At the same time, </w:t>
      </w:r>
      <w:commentRangeStart w:id="16"/>
      <w:r w:rsidRPr="00945412">
        <w:rPr>
          <w:rFonts w:ascii="Times New Roman" w:eastAsia="Times New Roman" w:hAnsi="Times New Roman" w:cs="Times New Roman"/>
          <w:kern w:val="0"/>
          <w14:ligatures w14:val="none"/>
        </w:rPr>
        <w:t xml:space="preserve">diel variability decreased, from nearly 20% </w:t>
      </w:r>
      <w:r w:rsidR="00340D3F">
        <w:rPr>
          <w:rFonts w:ascii="Times New Roman" w:eastAsia="Times New Roman" w:hAnsi="Times New Roman" w:cs="Times New Roman"/>
          <w:kern w:val="0"/>
          <w14:ligatures w14:val="none"/>
        </w:rPr>
        <w:t xml:space="preserve">between day and night </w:t>
      </w:r>
      <w:r w:rsidRPr="00945412">
        <w:rPr>
          <w:rFonts w:ascii="Times New Roman" w:eastAsia="Times New Roman" w:hAnsi="Times New Roman" w:cs="Times New Roman"/>
          <w:kern w:val="0"/>
          <w14:ligatures w14:val="none"/>
        </w:rPr>
        <w:t xml:space="preserve">in </w:t>
      </w:r>
      <w:r>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 xml:space="preserve">100 m depth bin </w:t>
      </w:r>
      <w:r>
        <w:rPr>
          <w:rFonts w:ascii="Times New Roman" w:eastAsia="Times New Roman" w:hAnsi="Times New Roman" w:cs="Times New Roman"/>
          <w:kern w:val="0"/>
          <w14:ligatures w14:val="none"/>
        </w:rPr>
        <w:t xml:space="preserve">in </w:t>
      </w:r>
      <w:r w:rsidRPr="00945412">
        <w:rPr>
          <w:rFonts w:ascii="Times New Roman" w:eastAsia="Times New Roman" w:hAnsi="Times New Roman" w:cs="Times New Roman"/>
          <w:kern w:val="0"/>
          <w14:ligatures w14:val="none"/>
        </w:rPr>
        <w:t xml:space="preserve">November to 10% in January. </w:t>
      </w:r>
      <w:commentRangeEnd w:id="16"/>
      <w:r w:rsidR="00DA09DE">
        <w:rPr>
          <w:rStyle w:val="CommentReference"/>
        </w:rPr>
        <w:commentReference w:id="16"/>
      </w:r>
      <w:r w:rsidRPr="00945412">
        <w:rPr>
          <w:rFonts w:ascii="Times New Roman" w:eastAsia="Times New Roman" w:hAnsi="Times New Roman" w:cs="Times New Roman"/>
          <w:kern w:val="0"/>
          <w14:ligatures w14:val="none"/>
        </w:rPr>
        <w:t xml:space="preserve">Beginning in March, occupancy shifted shallower, with only ~30% of samples deeper than 25 m by May. Diel variation increased again in July and August, peaking at ~45% in September. As a result, while average occupancy was shallowest in spring, the highest occupancy in the 25 m bin occurred </w:t>
      </w:r>
      <w:r w:rsidR="00340D3F">
        <w:rPr>
          <w:rFonts w:ascii="Times New Roman" w:eastAsia="Times New Roman" w:hAnsi="Times New Roman" w:cs="Times New Roman"/>
          <w:kern w:val="0"/>
          <w14:ligatures w14:val="none"/>
        </w:rPr>
        <w:t xml:space="preserve">at night </w:t>
      </w:r>
      <w:r w:rsidRPr="00945412">
        <w:rPr>
          <w:rFonts w:ascii="Times New Roman" w:eastAsia="Times New Roman" w:hAnsi="Times New Roman" w:cs="Times New Roman"/>
          <w:kern w:val="0"/>
          <w14:ligatures w14:val="none"/>
        </w:rPr>
        <w:t>during late summer.</w:t>
      </w:r>
    </w:p>
    <w:p w14:paraId="17E20C19" w14:textId="0EFC1F8A" w:rsidR="00855F0B"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At a broader regional scale, the time of day that minimized likelihood of occupancy in the deepest bin also varied across space and season (Figure 7). In August, this minimum occurred at night in nearly all locations, with only </w:t>
      </w:r>
      <w:r w:rsidR="00340D3F">
        <w:rPr>
          <w:rFonts w:ascii="Times New Roman" w:eastAsia="Times New Roman" w:hAnsi="Times New Roman" w:cs="Times New Roman"/>
          <w:kern w:val="0"/>
          <w14:ligatures w14:val="none"/>
        </w:rPr>
        <w:t xml:space="preserve">one </w:t>
      </w:r>
      <w:r w:rsidRPr="00945412">
        <w:rPr>
          <w:rFonts w:ascii="Times New Roman" w:eastAsia="Times New Roman" w:hAnsi="Times New Roman" w:cs="Times New Roman"/>
          <w:kern w:val="0"/>
          <w14:ligatures w14:val="none"/>
        </w:rPr>
        <w:t xml:space="preserve">exception. In contrast, February showed much more spatial variation. That month </w:t>
      </w:r>
      <w:commentRangeStart w:id="17"/>
      <w:r w:rsidRPr="00945412">
        <w:rPr>
          <w:rFonts w:ascii="Times New Roman" w:eastAsia="Times New Roman" w:hAnsi="Times New Roman" w:cs="Times New Roman"/>
          <w:kern w:val="0"/>
          <w14:ligatures w14:val="none"/>
        </w:rPr>
        <w:t>few cells had nighttime minima</w:t>
      </w:r>
      <w:commentRangeEnd w:id="17"/>
      <w:r w:rsidR="00DA09DE">
        <w:rPr>
          <w:rStyle w:val="CommentReference"/>
        </w:rPr>
        <w:commentReference w:id="17"/>
      </w:r>
      <w:r w:rsidRPr="00945412">
        <w:rPr>
          <w:rFonts w:ascii="Times New Roman" w:eastAsia="Times New Roman" w:hAnsi="Times New Roman" w:cs="Times New Roman"/>
          <w:kern w:val="0"/>
          <w14:ligatures w14:val="none"/>
        </w:rPr>
        <w:t xml:space="preserve">, except near the edge of the continental shelf. Instead, the </w:t>
      </w:r>
      <w:commentRangeStart w:id="18"/>
      <w:r w:rsidRPr="00945412">
        <w:rPr>
          <w:rFonts w:ascii="Times New Roman" w:eastAsia="Times New Roman" w:hAnsi="Times New Roman" w:cs="Times New Roman"/>
          <w:kern w:val="0"/>
          <w14:ligatures w14:val="none"/>
        </w:rPr>
        <w:t>lowest likelihoods were more commonly observed during the day or around dawn or dusk.</w:t>
      </w:r>
      <w:commentRangeEnd w:id="18"/>
      <w:r w:rsidR="00571EDE">
        <w:rPr>
          <w:rStyle w:val="CommentReference"/>
        </w:rPr>
        <w:commentReference w:id="18"/>
      </w:r>
    </w:p>
    <w:p w14:paraId="3A8BD4E0" w14:textId="77777777" w:rsidR="00855F0B" w:rsidRDefault="00855F0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tbl>
      <w:tblPr>
        <w:tblStyle w:val="PlainTable5"/>
        <w:tblW w:w="0" w:type="auto"/>
        <w:tblLook w:val="04A0" w:firstRow="1" w:lastRow="0" w:firstColumn="1" w:lastColumn="0" w:noHBand="0" w:noVBand="1"/>
      </w:tblPr>
      <w:tblGrid>
        <w:gridCol w:w="1558"/>
        <w:gridCol w:w="1558"/>
        <w:gridCol w:w="1559"/>
        <w:gridCol w:w="1559"/>
        <w:gridCol w:w="1559"/>
      </w:tblGrid>
      <w:tr w:rsidR="00D73C93" w:rsidRPr="00047F35" w14:paraId="7BE4ECC3" w14:textId="6A19F98A" w:rsidTr="007719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1811CB87" w14:textId="77777777" w:rsidR="00D73C93" w:rsidRPr="00047F35" w:rsidRDefault="00D73C93" w:rsidP="003D4D8E">
            <w:pPr>
              <w:rPr>
                <w:rFonts w:ascii="Georgia" w:hAnsi="Georgia"/>
                <w:sz w:val="22"/>
                <w:szCs w:val="22"/>
              </w:rPr>
            </w:pPr>
            <w:r w:rsidRPr="00047F35">
              <w:rPr>
                <w:rFonts w:ascii="Georgia" w:hAnsi="Georgia"/>
                <w:sz w:val="22"/>
                <w:szCs w:val="22"/>
              </w:rPr>
              <w:lastRenderedPageBreak/>
              <w:t>Model</w:t>
            </w:r>
          </w:p>
        </w:tc>
        <w:tc>
          <w:tcPr>
            <w:tcW w:w="1558" w:type="dxa"/>
          </w:tcPr>
          <w:p w14:paraId="7DB9B588"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Features</w:t>
            </w:r>
          </w:p>
        </w:tc>
        <w:tc>
          <w:tcPr>
            <w:tcW w:w="1559" w:type="dxa"/>
          </w:tcPr>
          <w:p w14:paraId="58762B26"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Loss</w:t>
            </w:r>
            <w:r w:rsidRPr="00047F35">
              <w:rPr>
                <w:rFonts w:ascii="Georgia" w:hAnsi="Georgia"/>
                <w:sz w:val="22"/>
                <w:szCs w:val="22"/>
              </w:rPr>
              <w:t xml:space="preserve"> Train</w:t>
            </w:r>
          </w:p>
        </w:tc>
        <w:tc>
          <w:tcPr>
            <w:tcW w:w="1559" w:type="dxa"/>
          </w:tcPr>
          <w:p w14:paraId="48623DAD"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Loss</w:t>
            </w:r>
            <w:r w:rsidRPr="00047F35">
              <w:rPr>
                <w:rFonts w:ascii="Georgia" w:hAnsi="Georgia"/>
                <w:sz w:val="22"/>
                <w:szCs w:val="22"/>
              </w:rPr>
              <w:t xml:space="preserve"> Val</w:t>
            </w:r>
            <w:r>
              <w:rPr>
                <w:rFonts w:ascii="Georgia" w:hAnsi="Georgia"/>
                <w:sz w:val="22"/>
                <w:szCs w:val="22"/>
              </w:rPr>
              <w:t>idation</w:t>
            </w:r>
          </w:p>
        </w:tc>
        <w:tc>
          <w:tcPr>
            <w:tcW w:w="1559" w:type="dxa"/>
          </w:tcPr>
          <w:p w14:paraId="54FB2857" w14:textId="77777777" w:rsidR="00D73C93"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i w:val="0"/>
                <w:iCs w:val="0"/>
                <w:sz w:val="22"/>
                <w:szCs w:val="22"/>
              </w:rPr>
            </w:pPr>
            <w:r>
              <w:rPr>
                <w:rFonts w:ascii="Georgia" w:hAnsi="Georgia"/>
                <w:sz w:val="22"/>
                <w:szCs w:val="22"/>
              </w:rPr>
              <w:t>Geometric Mean Probability</w:t>
            </w:r>
          </w:p>
          <w:p w14:paraId="018712EE" w14:textId="55F1AACC" w:rsidR="00D73C93"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Validation</w:t>
            </w:r>
          </w:p>
        </w:tc>
      </w:tr>
      <w:tr w:rsidR="00D73C93" w:rsidRPr="00047F35" w14:paraId="45AB39CB" w14:textId="35EDE83D"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85BE9A8" w14:textId="77777777" w:rsidR="00D73C93" w:rsidRPr="00047F35" w:rsidRDefault="00D73C93" w:rsidP="003D4D8E">
            <w:pPr>
              <w:rPr>
                <w:rFonts w:ascii="Georgia" w:hAnsi="Georgia"/>
                <w:sz w:val="22"/>
                <w:szCs w:val="22"/>
              </w:rPr>
            </w:pPr>
            <w:r w:rsidRPr="00047F35">
              <w:rPr>
                <w:rFonts w:ascii="Georgia" w:hAnsi="Georgia"/>
                <w:sz w:val="22"/>
                <w:szCs w:val="22"/>
              </w:rPr>
              <w:t>Null</w:t>
            </w:r>
          </w:p>
        </w:tc>
        <w:tc>
          <w:tcPr>
            <w:tcW w:w="1558" w:type="dxa"/>
          </w:tcPr>
          <w:p w14:paraId="191F8C67"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9" w:type="dxa"/>
          </w:tcPr>
          <w:p w14:paraId="6A5A1200"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1.835</w:t>
            </w:r>
          </w:p>
        </w:tc>
        <w:tc>
          <w:tcPr>
            <w:tcW w:w="1559" w:type="dxa"/>
          </w:tcPr>
          <w:p w14:paraId="1C7167E3"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1.740</w:t>
            </w:r>
          </w:p>
        </w:tc>
        <w:tc>
          <w:tcPr>
            <w:tcW w:w="1559" w:type="dxa"/>
          </w:tcPr>
          <w:p w14:paraId="02F33359" w14:textId="00CC1C02"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17.6%</w:t>
            </w:r>
          </w:p>
        </w:tc>
      </w:tr>
      <w:tr w:rsidR="00D73C93" w:rsidRPr="00047F35" w14:paraId="3D180095" w14:textId="47058B57" w:rsidTr="0077191C">
        <w:tc>
          <w:tcPr>
            <w:cnfStyle w:val="001000000000" w:firstRow="0" w:lastRow="0" w:firstColumn="1" w:lastColumn="0" w:oddVBand="0" w:evenVBand="0" w:oddHBand="0" w:evenHBand="0" w:firstRowFirstColumn="0" w:firstRowLastColumn="0" w:lastRowFirstColumn="0" w:lastRowLastColumn="0"/>
            <w:tcW w:w="1558" w:type="dxa"/>
          </w:tcPr>
          <w:p w14:paraId="54D501C7" w14:textId="77777777" w:rsidR="00D73C93" w:rsidRPr="00047F35" w:rsidRDefault="00D73C93" w:rsidP="003D4D8E">
            <w:pPr>
              <w:rPr>
                <w:rFonts w:ascii="Georgia" w:hAnsi="Georgia"/>
                <w:sz w:val="22"/>
                <w:szCs w:val="22"/>
              </w:rPr>
            </w:pPr>
            <w:r w:rsidRPr="00047F35">
              <w:rPr>
                <w:rFonts w:ascii="Georgia" w:hAnsi="Georgia"/>
                <w:sz w:val="22"/>
                <w:szCs w:val="22"/>
              </w:rPr>
              <w:t>A</w:t>
            </w:r>
          </w:p>
        </w:tc>
        <w:tc>
          <w:tcPr>
            <w:tcW w:w="1558" w:type="dxa"/>
          </w:tcPr>
          <w:p w14:paraId="0AB211C1"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proofErr w:type="spellStart"/>
            <w:r w:rsidRPr="00047F35">
              <w:rPr>
                <w:rFonts w:ascii="Georgia" w:hAnsi="Georgia"/>
                <w:sz w:val="22"/>
                <w:szCs w:val="22"/>
              </w:rPr>
              <w:t>depth_bin</w:t>
            </w:r>
            <w:proofErr w:type="spellEnd"/>
          </w:p>
        </w:tc>
        <w:tc>
          <w:tcPr>
            <w:tcW w:w="1559" w:type="dxa"/>
          </w:tcPr>
          <w:p w14:paraId="6C5FC026"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1.412</w:t>
            </w:r>
          </w:p>
        </w:tc>
        <w:tc>
          <w:tcPr>
            <w:tcW w:w="1559" w:type="dxa"/>
          </w:tcPr>
          <w:p w14:paraId="305B63FF"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1.457</w:t>
            </w:r>
          </w:p>
        </w:tc>
        <w:tc>
          <w:tcPr>
            <w:tcW w:w="1559" w:type="dxa"/>
          </w:tcPr>
          <w:p w14:paraId="3ABF5051" w14:textId="4C881CED"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23.3%</w:t>
            </w:r>
          </w:p>
        </w:tc>
      </w:tr>
      <w:tr w:rsidR="00D73C93" w:rsidRPr="00047F35" w14:paraId="1C446DA3" w14:textId="5878F762"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CDB30E4" w14:textId="77777777" w:rsidR="00D73C93" w:rsidRPr="00047F35" w:rsidRDefault="00D73C93" w:rsidP="003D4D8E">
            <w:pPr>
              <w:rPr>
                <w:rFonts w:ascii="Georgia" w:hAnsi="Georgia"/>
                <w:sz w:val="22"/>
                <w:szCs w:val="22"/>
              </w:rPr>
            </w:pPr>
            <w:r w:rsidRPr="00047F35">
              <w:rPr>
                <w:rFonts w:ascii="Georgia" w:hAnsi="Georgia"/>
                <w:sz w:val="22"/>
                <w:szCs w:val="22"/>
              </w:rPr>
              <w:t>B</w:t>
            </w:r>
          </w:p>
        </w:tc>
        <w:tc>
          <w:tcPr>
            <w:tcW w:w="1558" w:type="dxa"/>
          </w:tcPr>
          <w:p w14:paraId="5FEF6FB8"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A + season</w:t>
            </w:r>
          </w:p>
        </w:tc>
        <w:tc>
          <w:tcPr>
            <w:tcW w:w="1559" w:type="dxa"/>
          </w:tcPr>
          <w:p w14:paraId="7F9DDE53"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1.330</w:t>
            </w:r>
          </w:p>
        </w:tc>
        <w:tc>
          <w:tcPr>
            <w:tcW w:w="1559" w:type="dxa"/>
          </w:tcPr>
          <w:p w14:paraId="6667195A"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1.368</w:t>
            </w:r>
          </w:p>
        </w:tc>
        <w:tc>
          <w:tcPr>
            <w:tcW w:w="1559" w:type="dxa"/>
          </w:tcPr>
          <w:p w14:paraId="33B76124" w14:textId="2C87D89F"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25.5%</w:t>
            </w:r>
          </w:p>
        </w:tc>
      </w:tr>
      <w:tr w:rsidR="00D73C93" w:rsidRPr="00047F35" w14:paraId="12F98739" w14:textId="1D166331" w:rsidTr="0077191C">
        <w:tc>
          <w:tcPr>
            <w:cnfStyle w:val="001000000000" w:firstRow="0" w:lastRow="0" w:firstColumn="1" w:lastColumn="0" w:oddVBand="0" w:evenVBand="0" w:oddHBand="0" w:evenHBand="0" w:firstRowFirstColumn="0" w:firstRowLastColumn="0" w:lastRowFirstColumn="0" w:lastRowLastColumn="0"/>
            <w:tcW w:w="1558" w:type="dxa"/>
          </w:tcPr>
          <w:p w14:paraId="082EB4D3" w14:textId="77777777" w:rsidR="00D73C93" w:rsidRPr="00047F35" w:rsidRDefault="00D73C93" w:rsidP="003D4D8E">
            <w:pPr>
              <w:rPr>
                <w:rFonts w:ascii="Georgia" w:hAnsi="Georgia"/>
                <w:sz w:val="22"/>
                <w:szCs w:val="22"/>
              </w:rPr>
            </w:pPr>
            <w:r w:rsidRPr="00047F35">
              <w:rPr>
                <w:rFonts w:ascii="Georgia" w:hAnsi="Georgia"/>
                <w:sz w:val="22"/>
                <w:szCs w:val="22"/>
              </w:rPr>
              <w:t>C</w:t>
            </w:r>
          </w:p>
        </w:tc>
        <w:tc>
          <w:tcPr>
            <w:tcW w:w="1558" w:type="dxa"/>
          </w:tcPr>
          <w:p w14:paraId="02DBB562"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B + diel</w:t>
            </w:r>
          </w:p>
        </w:tc>
        <w:tc>
          <w:tcPr>
            <w:tcW w:w="1559" w:type="dxa"/>
          </w:tcPr>
          <w:p w14:paraId="41CA22F4"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1.313</w:t>
            </w:r>
          </w:p>
        </w:tc>
        <w:tc>
          <w:tcPr>
            <w:tcW w:w="1559" w:type="dxa"/>
          </w:tcPr>
          <w:p w14:paraId="02ABC6E2"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1.352</w:t>
            </w:r>
          </w:p>
        </w:tc>
        <w:tc>
          <w:tcPr>
            <w:tcW w:w="1559" w:type="dxa"/>
          </w:tcPr>
          <w:p w14:paraId="7EE822B8" w14:textId="20FD4DB0"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25.9%</w:t>
            </w:r>
          </w:p>
        </w:tc>
      </w:tr>
      <w:tr w:rsidR="00D73C93" w:rsidRPr="00047F35" w14:paraId="3FE57799" w14:textId="2A88D778"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9C55541" w14:textId="77777777" w:rsidR="00D73C93" w:rsidRPr="00047F35" w:rsidRDefault="00D73C93" w:rsidP="003D4D8E">
            <w:pPr>
              <w:rPr>
                <w:rFonts w:ascii="Georgia" w:hAnsi="Georgia"/>
                <w:sz w:val="22"/>
                <w:szCs w:val="22"/>
              </w:rPr>
            </w:pPr>
            <w:r w:rsidRPr="00047F35">
              <w:rPr>
                <w:rFonts w:ascii="Georgia" w:hAnsi="Georgia"/>
                <w:sz w:val="22"/>
                <w:szCs w:val="22"/>
              </w:rPr>
              <w:t>D</w:t>
            </w:r>
          </w:p>
        </w:tc>
        <w:tc>
          <w:tcPr>
            <w:tcW w:w="1558" w:type="dxa"/>
          </w:tcPr>
          <w:p w14:paraId="726443ED" w14:textId="317C5AE0"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 xml:space="preserve">C + </w:t>
            </w:r>
            <w:r>
              <w:rPr>
                <w:rFonts w:ascii="Georgia" w:hAnsi="Georgia"/>
                <w:sz w:val="22"/>
                <w:szCs w:val="22"/>
              </w:rPr>
              <w:t>salinity</w:t>
            </w:r>
          </w:p>
        </w:tc>
        <w:tc>
          <w:tcPr>
            <w:tcW w:w="1559" w:type="dxa"/>
          </w:tcPr>
          <w:p w14:paraId="0B8EC679"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1.308</w:t>
            </w:r>
          </w:p>
        </w:tc>
        <w:tc>
          <w:tcPr>
            <w:tcW w:w="1559" w:type="dxa"/>
          </w:tcPr>
          <w:p w14:paraId="7F60CEAB" w14:textId="29E99C76"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Pr>
                <w:rFonts w:ascii="Georgia" w:hAnsi="Georgia"/>
                <w:sz w:val="22"/>
                <w:szCs w:val="22"/>
              </w:rPr>
              <w:t>40</w:t>
            </w:r>
          </w:p>
        </w:tc>
        <w:tc>
          <w:tcPr>
            <w:tcW w:w="1559" w:type="dxa"/>
          </w:tcPr>
          <w:p w14:paraId="5EBEDC5A" w14:textId="6016180D"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26.2%</w:t>
            </w:r>
          </w:p>
        </w:tc>
      </w:tr>
    </w:tbl>
    <w:p w14:paraId="6129FDA0" w14:textId="4AF08467" w:rsidR="00855F0B" w:rsidRDefault="00855F0B" w:rsidP="00855F0B">
      <w:pPr>
        <w:rPr>
          <w:rFonts w:ascii="Georgia" w:hAnsi="Georgia"/>
          <w:sz w:val="22"/>
          <w:szCs w:val="22"/>
        </w:rPr>
      </w:pPr>
      <w:r w:rsidRPr="00047F35">
        <w:rPr>
          <w:rFonts w:ascii="Georgia" w:hAnsi="Georgia"/>
          <w:b/>
          <w:bCs/>
          <w:sz w:val="22"/>
          <w:szCs w:val="22"/>
        </w:rPr>
        <w:t xml:space="preserve">Table </w:t>
      </w:r>
      <w:r>
        <w:rPr>
          <w:rFonts w:ascii="Georgia" w:hAnsi="Georgia"/>
          <w:b/>
          <w:bCs/>
          <w:sz w:val="22"/>
          <w:szCs w:val="22"/>
        </w:rPr>
        <w:t>1</w:t>
      </w:r>
      <w:r w:rsidRPr="00047F35">
        <w:rPr>
          <w:rFonts w:ascii="Georgia" w:hAnsi="Georgia"/>
          <w:b/>
          <w:bCs/>
          <w:sz w:val="22"/>
          <w:szCs w:val="22"/>
        </w:rPr>
        <w:t xml:space="preserve">: </w:t>
      </w:r>
      <w:r>
        <w:rPr>
          <w:rFonts w:ascii="Georgia" w:hAnsi="Georgia"/>
          <w:b/>
          <w:bCs/>
          <w:sz w:val="22"/>
          <w:szCs w:val="22"/>
        </w:rPr>
        <w:t xml:space="preserve">Model Improvements over Features. </w:t>
      </w:r>
      <w:r>
        <w:rPr>
          <w:rFonts w:ascii="Georgia" w:hAnsi="Georgia"/>
          <w:sz w:val="22"/>
          <w:szCs w:val="22"/>
        </w:rPr>
        <w:t xml:space="preserve">Deep learning was used to train on and then predict the depth bins occupied by individual Chinook salmon at 15 minute intervals in the Gulf of Alaska and Eastern Bering Sea. The objective of the training was to optimize the overall likelihood of the data given the predictions by minimizing a categorical cross entropy loss function. Beginning with a null model - predicting equal probabilities across all depth bins – each new model (A – D) demonstrates the improvement in loss each new feature brings to our selected model D. Training loss represents the loss over the data the model saw during training, validation loss is the loss over a holdout set. </w:t>
      </w:r>
      <w:r w:rsidR="00D73C93">
        <w:rPr>
          <w:rFonts w:ascii="Georgia" w:hAnsi="Georgia"/>
          <w:sz w:val="22"/>
          <w:szCs w:val="22"/>
        </w:rPr>
        <w:t xml:space="preserve">Geometric mean probability is the geometric mean of the probability of the data given the model. </w:t>
      </w:r>
    </w:p>
    <w:p w14:paraId="22F3C32F" w14:textId="77777777" w:rsidR="00855F0B" w:rsidRPr="00047F35" w:rsidRDefault="00855F0B" w:rsidP="00855F0B">
      <w:pPr>
        <w:rPr>
          <w:rFonts w:ascii="Georgia" w:hAnsi="Georgia"/>
          <w:b/>
          <w:bCs/>
          <w:sz w:val="22"/>
          <w:szCs w:val="22"/>
        </w:rPr>
      </w:pPr>
    </w:p>
    <w:tbl>
      <w:tblPr>
        <w:tblStyle w:val="PlainTable5"/>
        <w:tblW w:w="0" w:type="auto"/>
        <w:tblLook w:val="04A0" w:firstRow="1" w:lastRow="0" w:firstColumn="1" w:lastColumn="0" w:noHBand="0" w:noVBand="1"/>
      </w:tblPr>
      <w:tblGrid>
        <w:gridCol w:w="2384"/>
        <w:gridCol w:w="2384"/>
      </w:tblGrid>
      <w:tr w:rsidR="00855F0B" w:rsidRPr="00047F35" w14:paraId="55E3E541" w14:textId="77777777" w:rsidTr="003D4D8E">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384" w:type="dxa"/>
          </w:tcPr>
          <w:p w14:paraId="7C93B6AA" w14:textId="77777777" w:rsidR="00855F0B" w:rsidRPr="00047F35" w:rsidRDefault="00855F0B" w:rsidP="003D4D8E">
            <w:pPr>
              <w:rPr>
                <w:rFonts w:ascii="Georgia" w:hAnsi="Georgia"/>
                <w:sz w:val="22"/>
                <w:szCs w:val="22"/>
              </w:rPr>
            </w:pPr>
            <w:r w:rsidRPr="00047F35">
              <w:rPr>
                <w:rFonts w:ascii="Georgia" w:hAnsi="Georgia"/>
                <w:sz w:val="22"/>
                <w:szCs w:val="22"/>
              </w:rPr>
              <w:t>Depth Bin</w:t>
            </w:r>
          </w:p>
        </w:tc>
        <w:tc>
          <w:tcPr>
            <w:tcW w:w="2384" w:type="dxa"/>
          </w:tcPr>
          <w:p w14:paraId="49D39ABB" w14:textId="77777777" w:rsidR="00855F0B" w:rsidRPr="00047F35" w:rsidRDefault="00855F0B"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Proportion of Samples</w:t>
            </w:r>
          </w:p>
        </w:tc>
      </w:tr>
      <w:tr w:rsidR="00855F0B" w:rsidRPr="00047F35" w14:paraId="07367931" w14:textId="77777777" w:rsidTr="003D4D8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84" w:type="dxa"/>
          </w:tcPr>
          <w:p w14:paraId="22DEC8FB" w14:textId="77777777" w:rsidR="00855F0B" w:rsidRPr="00047F35" w:rsidRDefault="00855F0B" w:rsidP="003D4D8E">
            <w:pPr>
              <w:rPr>
                <w:rFonts w:ascii="Georgia" w:hAnsi="Georgia"/>
                <w:sz w:val="22"/>
                <w:szCs w:val="22"/>
              </w:rPr>
            </w:pPr>
            <w:r w:rsidRPr="00047F35">
              <w:rPr>
                <w:rFonts w:ascii="Georgia" w:hAnsi="Georgia"/>
                <w:sz w:val="22"/>
                <w:szCs w:val="22"/>
              </w:rPr>
              <w:t>[0, 25]</w:t>
            </w:r>
          </w:p>
        </w:tc>
        <w:tc>
          <w:tcPr>
            <w:tcW w:w="2384" w:type="dxa"/>
          </w:tcPr>
          <w:p w14:paraId="57D0FAE8" w14:textId="77777777" w:rsidR="00855F0B" w:rsidRPr="00047F35" w:rsidRDefault="00855F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46.4%</w:t>
            </w:r>
          </w:p>
        </w:tc>
      </w:tr>
      <w:tr w:rsidR="00855F0B" w:rsidRPr="00047F35" w14:paraId="6E748CBD" w14:textId="77777777" w:rsidTr="003D4D8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4FD3F749" w14:textId="77777777" w:rsidR="00855F0B" w:rsidRPr="00047F35" w:rsidRDefault="00855F0B" w:rsidP="003D4D8E">
            <w:pPr>
              <w:rPr>
                <w:rFonts w:ascii="Georgia" w:hAnsi="Georgia"/>
                <w:sz w:val="22"/>
                <w:szCs w:val="22"/>
              </w:rPr>
            </w:pPr>
            <w:r w:rsidRPr="00047F35">
              <w:rPr>
                <w:rFonts w:ascii="Georgia" w:hAnsi="Georgia"/>
                <w:sz w:val="22"/>
                <w:szCs w:val="22"/>
              </w:rPr>
              <w:t>(25, 50]</w:t>
            </w:r>
          </w:p>
        </w:tc>
        <w:tc>
          <w:tcPr>
            <w:tcW w:w="2384" w:type="dxa"/>
          </w:tcPr>
          <w:p w14:paraId="11C284FD" w14:textId="77777777" w:rsidR="00855F0B" w:rsidRPr="00047F35" w:rsidRDefault="00855F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16.6%</w:t>
            </w:r>
          </w:p>
        </w:tc>
      </w:tr>
      <w:tr w:rsidR="00855F0B" w:rsidRPr="00047F35" w14:paraId="3C26FDF6" w14:textId="77777777" w:rsidTr="003D4D8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08481CA9" w14:textId="77777777" w:rsidR="00855F0B" w:rsidRPr="00047F35" w:rsidRDefault="00855F0B" w:rsidP="003D4D8E">
            <w:pPr>
              <w:rPr>
                <w:rFonts w:ascii="Georgia" w:hAnsi="Georgia"/>
                <w:sz w:val="22"/>
                <w:szCs w:val="22"/>
              </w:rPr>
            </w:pPr>
            <w:r w:rsidRPr="00047F35">
              <w:rPr>
                <w:rFonts w:ascii="Georgia" w:hAnsi="Georgia"/>
                <w:sz w:val="22"/>
                <w:szCs w:val="22"/>
              </w:rPr>
              <w:t>(50, 75]</w:t>
            </w:r>
          </w:p>
        </w:tc>
        <w:tc>
          <w:tcPr>
            <w:tcW w:w="2384" w:type="dxa"/>
          </w:tcPr>
          <w:p w14:paraId="51802562" w14:textId="77777777" w:rsidR="00855F0B" w:rsidRPr="00047F35" w:rsidRDefault="00855F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Pr>
                <w:rFonts w:ascii="Georgia" w:hAnsi="Georgia"/>
                <w:sz w:val="22"/>
                <w:szCs w:val="22"/>
              </w:rPr>
              <w:t>0</w:t>
            </w:r>
            <w:r w:rsidRPr="00047F35">
              <w:rPr>
                <w:rFonts w:ascii="Georgia" w:hAnsi="Georgia"/>
                <w:sz w:val="22"/>
                <w:szCs w:val="22"/>
              </w:rPr>
              <w:t>%</w:t>
            </w:r>
          </w:p>
        </w:tc>
      </w:tr>
      <w:tr w:rsidR="00855F0B" w:rsidRPr="00047F35" w14:paraId="48BE2156" w14:textId="77777777" w:rsidTr="003D4D8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3EE9ACA5" w14:textId="77777777" w:rsidR="00855F0B" w:rsidRPr="00047F35" w:rsidRDefault="00855F0B" w:rsidP="003D4D8E">
            <w:pPr>
              <w:rPr>
                <w:rFonts w:ascii="Georgia" w:hAnsi="Georgia"/>
                <w:sz w:val="22"/>
                <w:szCs w:val="22"/>
              </w:rPr>
            </w:pPr>
            <w:r w:rsidRPr="00047F35">
              <w:rPr>
                <w:rFonts w:ascii="Georgia" w:hAnsi="Georgia"/>
                <w:sz w:val="22"/>
                <w:szCs w:val="22"/>
              </w:rPr>
              <w:t>(75, 100]</w:t>
            </w:r>
          </w:p>
        </w:tc>
        <w:tc>
          <w:tcPr>
            <w:tcW w:w="2384" w:type="dxa"/>
          </w:tcPr>
          <w:p w14:paraId="25910D76" w14:textId="77777777" w:rsidR="00855F0B" w:rsidRPr="00047F35" w:rsidRDefault="00855F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9</w:t>
            </w:r>
            <w:r w:rsidRPr="00047F35">
              <w:rPr>
                <w:rFonts w:ascii="Georgia" w:hAnsi="Georgia"/>
                <w:sz w:val="22"/>
                <w:szCs w:val="22"/>
              </w:rPr>
              <w:t>.</w:t>
            </w:r>
            <w:r>
              <w:rPr>
                <w:rFonts w:ascii="Georgia" w:hAnsi="Georgia"/>
                <w:sz w:val="22"/>
                <w:szCs w:val="22"/>
              </w:rPr>
              <w:t>6</w:t>
            </w:r>
            <w:r w:rsidRPr="00047F35">
              <w:rPr>
                <w:rFonts w:ascii="Georgia" w:hAnsi="Georgia"/>
                <w:sz w:val="22"/>
                <w:szCs w:val="22"/>
              </w:rPr>
              <w:t>%</w:t>
            </w:r>
          </w:p>
        </w:tc>
      </w:tr>
      <w:tr w:rsidR="00855F0B" w:rsidRPr="00047F35" w14:paraId="78A19489" w14:textId="77777777" w:rsidTr="003D4D8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4111C64B" w14:textId="77777777" w:rsidR="00855F0B" w:rsidRPr="00047F35" w:rsidRDefault="00855F0B" w:rsidP="003D4D8E">
            <w:pPr>
              <w:rPr>
                <w:rFonts w:ascii="Georgia" w:hAnsi="Georgia"/>
                <w:sz w:val="22"/>
                <w:szCs w:val="22"/>
              </w:rPr>
            </w:pPr>
            <w:r w:rsidRPr="00047F35">
              <w:rPr>
                <w:rFonts w:ascii="Georgia" w:hAnsi="Georgia"/>
                <w:sz w:val="22"/>
                <w:szCs w:val="22"/>
              </w:rPr>
              <w:t>(100, 150]</w:t>
            </w:r>
          </w:p>
        </w:tc>
        <w:tc>
          <w:tcPr>
            <w:tcW w:w="2384" w:type="dxa"/>
          </w:tcPr>
          <w:p w14:paraId="61F11438" w14:textId="77777777" w:rsidR="00855F0B" w:rsidRPr="00047F35" w:rsidRDefault="00855F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w:t>
            </w:r>
            <w:r>
              <w:rPr>
                <w:rFonts w:ascii="Georgia" w:hAnsi="Georgia"/>
                <w:sz w:val="22"/>
                <w:szCs w:val="22"/>
              </w:rPr>
              <w:t>0</w:t>
            </w:r>
            <w:r w:rsidRPr="00047F35">
              <w:rPr>
                <w:rFonts w:ascii="Georgia" w:hAnsi="Georgia"/>
                <w:sz w:val="22"/>
                <w:szCs w:val="22"/>
              </w:rPr>
              <w:t>.</w:t>
            </w:r>
            <w:r>
              <w:rPr>
                <w:rFonts w:ascii="Georgia" w:hAnsi="Georgia"/>
                <w:sz w:val="22"/>
                <w:szCs w:val="22"/>
              </w:rPr>
              <w:t>1</w:t>
            </w:r>
            <w:r w:rsidRPr="00047F35">
              <w:rPr>
                <w:rFonts w:ascii="Georgia" w:hAnsi="Georgia"/>
                <w:sz w:val="22"/>
                <w:szCs w:val="22"/>
              </w:rPr>
              <w:t>%</w:t>
            </w:r>
          </w:p>
        </w:tc>
      </w:tr>
      <w:tr w:rsidR="00855F0B" w:rsidRPr="00047F35" w14:paraId="07D22012" w14:textId="77777777" w:rsidTr="003D4D8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9CC570F" w14:textId="77777777" w:rsidR="00855F0B" w:rsidRPr="00047F35" w:rsidRDefault="00855F0B" w:rsidP="003D4D8E">
            <w:pPr>
              <w:rPr>
                <w:rFonts w:ascii="Georgia" w:hAnsi="Georgia"/>
                <w:sz w:val="22"/>
                <w:szCs w:val="22"/>
              </w:rPr>
            </w:pPr>
            <w:r w:rsidRPr="00047F35">
              <w:rPr>
                <w:rFonts w:ascii="Georgia" w:hAnsi="Georgia"/>
                <w:sz w:val="22"/>
                <w:szCs w:val="22"/>
              </w:rPr>
              <w:t>(150, 200]</w:t>
            </w:r>
          </w:p>
        </w:tc>
        <w:tc>
          <w:tcPr>
            <w:tcW w:w="2384" w:type="dxa"/>
          </w:tcPr>
          <w:p w14:paraId="5F34CE10" w14:textId="77777777" w:rsidR="00855F0B" w:rsidRPr="00047F35" w:rsidRDefault="00855F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3</w:t>
            </w:r>
            <w:r w:rsidRPr="00047F35">
              <w:rPr>
                <w:rFonts w:ascii="Georgia" w:hAnsi="Georgia"/>
                <w:sz w:val="22"/>
                <w:szCs w:val="22"/>
              </w:rPr>
              <w:t>.</w:t>
            </w:r>
            <w:r>
              <w:rPr>
                <w:rFonts w:ascii="Georgia" w:hAnsi="Georgia"/>
                <w:sz w:val="22"/>
                <w:szCs w:val="22"/>
              </w:rPr>
              <w:t>1</w:t>
            </w:r>
            <w:r w:rsidRPr="00047F35">
              <w:rPr>
                <w:rFonts w:ascii="Georgia" w:hAnsi="Georgia"/>
                <w:sz w:val="22"/>
                <w:szCs w:val="22"/>
              </w:rPr>
              <w:t>%</w:t>
            </w:r>
          </w:p>
        </w:tc>
      </w:tr>
      <w:tr w:rsidR="00855F0B" w:rsidRPr="00047F35" w14:paraId="1546AC0D" w14:textId="77777777" w:rsidTr="003D4D8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325075E" w14:textId="77777777" w:rsidR="00855F0B" w:rsidRPr="00047F35" w:rsidRDefault="00855F0B" w:rsidP="003D4D8E">
            <w:pPr>
              <w:rPr>
                <w:rFonts w:ascii="Georgia" w:hAnsi="Georgia"/>
                <w:sz w:val="22"/>
                <w:szCs w:val="22"/>
              </w:rPr>
            </w:pPr>
            <w:r w:rsidRPr="00047F35">
              <w:rPr>
                <w:rFonts w:ascii="Georgia" w:hAnsi="Georgia"/>
                <w:sz w:val="22"/>
                <w:szCs w:val="22"/>
              </w:rPr>
              <w:t>(200, 250]</w:t>
            </w:r>
          </w:p>
        </w:tc>
        <w:tc>
          <w:tcPr>
            <w:tcW w:w="2384" w:type="dxa"/>
          </w:tcPr>
          <w:p w14:paraId="5E9856CC" w14:textId="77777777" w:rsidR="00855F0B" w:rsidRPr="00047F35" w:rsidRDefault="00855F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0</w:t>
            </w:r>
            <w:r w:rsidRPr="00047F35">
              <w:rPr>
                <w:rFonts w:ascii="Georgia" w:hAnsi="Georgia"/>
                <w:sz w:val="22"/>
                <w:szCs w:val="22"/>
              </w:rPr>
              <w:t>.</w:t>
            </w:r>
            <w:r>
              <w:rPr>
                <w:rFonts w:ascii="Georgia" w:hAnsi="Georgia"/>
                <w:sz w:val="22"/>
                <w:szCs w:val="22"/>
              </w:rPr>
              <w:t>6</w:t>
            </w:r>
            <w:r w:rsidRPr="00047F35">
              <w:rPr>
                <w:rFonts w:ascii="Georgia" w:hAnsi="Georgia"/>
                <w:sz w:val="22"/>
                <w:szCs w:val="22"/>
              </w:rPr>
              <w:t>%</w:t>
            </w:r>
          </w:p>
        </w:tc>
      </w:tr>
      <w:tr w:rsidR="00855F0B" w:rsidRPr="00047F35" w14:paraId="48F62B06" w14:textId="77777777" w:rsidTr="003D4D8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3431D54" w14:textId="77777777" w:rsidR="00855F0B" w:rsidRPr="00047F35" w:rsidRDefault="00855F0B" w:rsidP="003D4D8E">
            <w:pPr>
              <w:rPr>
                <w:rFonts w:ascii="Georgia" w:hAnsi="Georgia"/>
                <w:sz w:val="22"/>
                <w:szCs w:val="22"/>
              </w:rPr>
            </w:pPr>
            <w:r w:rsidRPr="00047F35">
              <w:rPr>
                <w:rFonts w:ascii="Georgia" w:hAnsi="Georgia"/>
                <w:sz w:val="22"/>
                <w:szCs w:val="22"/>
              </w:rPr>
              <w:t>(250, 300]</w:t>
            </w:r>
          </w:p>
        </w:tc>
        <w:tc>
          <w:tcPr>
            <w:tcW w:w="2384" w:type="dxa"/>
          </w:tcPr>
          <w:p w14:paraId="50C8F89B" w14:textId="77777777" w:rsidR="00855F0B" w:rsidRPr="00047F35" w:rsidRDefault="00855F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w:t>
            </w:r>
            <w:r>
              <w:rPr>
                <w:rFonts w:ascii="Georgia" w:hAnsi="Georgia"/>
                <w:sz w:val="22"/>
                <w:szCs w:val="22"/>
              </w:rPr>
              <w:t>3</w:t>
            </w:r>
            <w:r w:rsidRPr="00047F35">
              <w:rPr>
                <w:rFonts w:ascii="Georgia" w:hAnsi="Georgia"/>
                <w:sz w:val="22"/>
                <w:szCs w:val="22"/>
              </w:rPr>
              <w:t>%</w:t>
            </w:r>
          </w:p>
        </w:tc>
      </w:tr>
      <w:tr w:rsidR="00855F0B" w:rsidRPr="00047F35" w14:paraId="0F53154E" w14:textId="77777777" w:rsidTr="003D4D8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6DD616B" w14:textId="77777777" w:rsidR="00855F0B" w:rsidRPr="00047F35" w:rsidRDefault="00855F0B" w:rsidP="003D4D8E">
            <w:pPr>
              <w:rPr>
                <w:rFonts w:ascii="Georgia" w:hAnsi="Georgia"/>
                <w:sz w:val="22"/>
                <w:szCs w:val="22"/>
              </w:rPr>
            </w:pPr>
            <w:r w:rsidRPr="00047F35">
              <w:rPr>
                <w:rFonts w:ascii="Georgia" w:hAnsi="Georgia"/>
                <w:sz w:val="22"/>
                <w:szCs w:val="22"/>
              </w:rPr>
              <w:t>(300, 400]</w:t>
            </w:r>
          </w:p>
        </w:tc>
        <w:tc>
          <w:tcPr>
            <w:tcW w:w="2384" w:type="dxa"/>
          </w:tcPr>
          <w:p w14:paraId="15EF105A" w14:textId="77777777" w:rsidR="00855F0B" w:rsidRPr="00047F35" w:rsidRDefault="00855F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w:t>
            </w:r>
            <w:r>
              <w:rPr>
                <w:rFonts w:ascii="Georgia" w:hAnsi="Georgia"/>
                <w:sz w:val="22"/>
                <w:szCs w:val="22"/>
              </w:rPr>
              <w:t>1</w:t>
            </w:r>
            <w:r w:rsidRPr="00047F35">
              <w:rPr>
                <w:rFonts w:ascii="Georgia" w:hAnsi="Georgia"/>
                <w:sz w:val="22"/>
                <w:szCs w:val="22"/>
              </w:rPr>
              <w:t>%</w:t>
            </w:r>
          </w:p>
        </w:tc>
      </w:tr>
      <w:tr w:rsidR="00855F0B" w:rsidRPr="00047F35" w14:paraId="5142F5A4" w14:textId="77777777" w:rsidTr="003D4D8E">
        <w:trPr>
          <w:trHeight w:val="304"/>
        </w:trPr>
        <w:tc>
          <w:tcPr>
            <w:cnfStyle w:val="001000000000" w:firstRow="0" w:lastRow="0" w:firstColumn="1" w:lastColumn="0" w:oddVBand="0" w:evenVBand="0" w:oddHBand="0" w:evenHBand="0" w:firstRowFirstColumn="0" w:firstRowLastColumn="0" w:lastRowFirstColumn="0" w:lastRowLastColumn="0"/>
            <w:tcW w:w="2384" w:type="dxa"/>
          </w:tcPr>
          <w:p w14:paraId="01650531" w14:textId="77777777" w:rsidR="00855F0B" w:rsidRPr="00047F35" w:rsidRDefault="00855F0B" w:rsidP="003D4D8E">
            <w:pPr>
              <w:rPr>
                <w:rFonts w:ascii="Georgia" w:hAnsi="Georgia"/>
                <w:sz w:val="22"/>
                <w:szCs w:val="22"/>
              </w:rPr>
            </w:pPr>
            <w:r w:rsidRPr="00047F35">
              <w:rPr>
                <w:rFonts w:ascii="Georgia" w:hAnsi="Georgia"/>
                <w:sz w:val="22"/>
                <w:szCs w:val="22"/>
              </w:rPr>
              <w:t>(400, 500]</w:t>
            </w:r>
          </w:p>
        </w:tc>
        <w:tc>
          <w:tcPr>
            <w:tcW w:w="2384" w:type="dxa"/>
          </w:tcPr>
          <w:p w14:paraId="1B84D097" w14:textId="77777777" w:rsidR="00855F0B" w:rsidRPr="00047F35" w:rsidRDefault="00855F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&lt;0.1%</w:t>
            </w:r>
          </w:p>
        </w:tc>
      </w:tr>
    </w:tbl>
    <w:p w14:paraId="32F5C28A" w14:textId="77777777" w:rsidR="00207356" w:rsidRDefault="00855F0B" w:rsidP="00855F0B">
      <w:pPr>
        <w:rPr>
          <w:rFonts w:ascii="Georgia" w:hAnsi="Georgia"/>
          <w:b/>
          <w:bCs/>
          <w:sz w:val="22"/>
          <w:szCs w:val="22"/>
        </w:rPr>
      </w:pPr>
      <w:r w:rsidRPr="00047F35">
        <w:rPr>
          <w:rFonts w:ascii="Georgia" w:hAnsi="Georgia"/>
          <w:b/>
          <w:bCs/>
          <w:sz w:val="22"/>
          <w:szCs w:val="22"/>
        </w:rPr>
        <w:t xml:space="preserve">Table </w:t>
      </w:r>
      <w:r>
        <w:rPr>
          <w:rFonts w:ascii="Georgia" w:hAnsi="Georgia"/>
          <w:b/>
          <w:bCs/>
          <w:sz w:val="22"/>
          <w:szCs w:val="22"/>
        </w:rPr>
        <w:t>2</w:t>
      </w:r>
      <w:r w:rsidRPr="00047F35">
        <w:rPr>
          <w:rFonts w:ascii="Georgia" w:hAnsi="Georgia"/>
          <w:b/>
          <w:bCs/>
          <w:sz w:val="22"/>
          <w:szCs w:val="22"/>
        </w:rPr>
        <w:t>: Depth Skew</w:t>
      </w:r>
      <w:r>
        <w:rPr>
          <w:rFonts w:ascii="Georgia" w:hAnsi="Georgia"/>
          <w:b/>
          <w:bCs/>
          <w:sz w:val="22"/>
          <w:szCs w:val="22"/>
        </w:rPr>
        <w:t xml:space="preserve">. </w:t>
      </w:r>
      <w:r>
        <w:rPr>
          <w:rFonts w:ascii="Georgia" w:hAnsi="Georgia"/>
          <w:sz w:val="22"/>
          <w:szCs w:val="22"/>
        </w:rPr>
        <w:t xml:space="preserve">Over observations of depth occupancy across tagged Chinook salmon in the Gulf of Alaska and Eastern Bering Sea, the proportion of samples in each of our depth bins (units in meters). </w:t>
      </w:r>
      <w:r>
        <w:rPr>
          <w:rFonts w:ascii="Georgia" w:hAnsi="Georgia"/>
          <w:b/>
          <w:bCs/>
          <w:sz w:val="22"/>
          <w:szCs w:val="22"/>
        </w:rPr>
        <w:t xml:space="preserve"> </w:t>
      </w:r>
    </w:p>
    <w:p w14:paraId="1E18A77B" w14:textId="77777777" w:rsidR="00207356" w:rsidRDefault="00207356" w:rsidP="00855F0B">
      <w:pPr>
        <w:rPr>
          <w:rFonts w:ascii="Georgia" w:hAnsi="Georgia"/>
          <w:b/>
          <w:bCs/>
          <w:sz w:val="22"/>
          <w:szCs w:val="22"/>
        </w:rPr>
      </w:pPr>
    </w:p>
    <w:p w14:paraId="04FA0E34" w14:textId="77777777" w:rsidR="00207356" w:rsidRDefault="00207356" w:rsidP="00855F0B">
      <w:pPr>
        <w:rPr>
          <w:rFonts w:ascii="Georgia" w:hAnsi="Georgia"/>
          <w:b/>
          <w:bCs/>
          <w:sz w:val="22"/>
          <w:szCs w:val="22"/>
        </w:rPr>
      </w:pPr>
    </w:p>
    <w:p w14:paraId="0D9A5D8B" w14:textId="32DDE07E" w:rsidR="00855F0B" w:rsidRDefault="00A00F84" w:rsidP="00855F0B">
      <w:pPr>
        <w:rPr>
          <w:rFonts w:ascii="Georgia" w:hAnsi="Georgia"/>
          <w:b/>
          <w:bCs/>
          <w:sz w:val="22"/>
          <w:szCs w:val="22"/>
        </w:rPr>
      </w:pPr>
      <w:r>
        <w:rPr>
          <w:rFonts w:ascii="Georgia" w:hAnsi="Georgia"/>
          <w:b/>
          <w:bCs/>
          <w:noProof/>
          <w:sz w:val="22"/>
          <w:szCs w:val="22"/>
        </w:rPr>
        <w:lastRenderedPageBreak/>
        <w:drawing>
          <wp:inline distT="0" distB="0" distL="0" distR="0" wp14:anchorId="7C323E6F" wp14:editId="2F3BB969">
            <wp:extent cx="5943600" cy="1877060"/>
            <wp:effectExtent l="0" t="0" r="0" b="2540"/>
            <wp:docPr id="743534282"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34282" name="Picture 1" descr="A graph of different colored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877060"/>
                    </a:xfrm>
                    <a:prstGeom prst="rect">
                      <a:avLst/>
                    </a:prstGeom>
                  </pic:spPr>
                </pic:pic>
              </a:graphicData>
            </a:graphic>
          </wp:inline>
        </w:drawing>
      </w:r>
    </w:p>
    <w:p w14:paraId="76036640" w14:textId="4F72F4DC" w:rsidR="00855F0B" w:rsidRDefault="00A00F84" w:rsidP="00855F0B">
      <w:pPr>
        <w:rPr>
          <w:rFonts w:ascii="Georgia" w:hAnsi="Georgia"/>
          <w:b/>
          <w:bCs/>
          <w:sz w:val="22"/>
          <w:szCs w:val="22"/>
        </w:rPr>
      </w:pPr>
      <w:r>
        <w:rPr>
          <w:rFonts w:ascii="Georgia" w:hAnsi="Georgia"/>
          <w:b/>
          <w:bCs/>
          <w:noProof/>
          <w:sz w:val="22"/>
          <w:szCs w:val="22"/>
        </w:rPr>
        <w:drawing>
          <wp:inline distT="0" distB="0" distL="0" distR="0" wp14:anchorId="08286CFF" wp14:editId="6B1B79B9">
            <wp:extent cx="5943600" cy="1871345"/>
            <wp:effectExtent l="0" t="0" r="0" b="0"/>
            <wp:docPr id="670468775" name="Picture 2"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68775" name="Picture 2" descr="A graph showing different colored squa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871345"/>
                    </a:xfrm>
                    <a:prstGeom prst="rect">
                      <a:avLst/>
                    </a:prstGeom>
                  </pic:spPr>
                </pic:pic>
              </a:graphicData>
            </a:graphic>
          </wp:inline>
        </w:drawing>
      </w:r>
    </w:p>
    <w:p w14:paraId="7B768D66" w14:textId="515A3656" w:rsidR="00855F0B" w:rsidRPr="00F950E6" w:rsidRDefault="00855F0B" w:rsidP="00855F0B">
      <w:pPr>
        <w:rPr>
          <w:rFonts w:ascii="Georgia" w:hAnsi="Georgia"/>
          <w:sz w:val="22"/>
          <w:szCs w:val="22"/>
        </w:rPr>
      </w:pPr>
      <w:r w:rsidRPr="00047F35">
        <w:rPr>
          <w:rFonts w:ascii="Georgia" w:hAnsi="Georgia"/>
          <w:b/>
          <w:bCs/>
          <w:sz w:val="22"/>
          <w:szCs w:val="22"/>
        </w:rPr>
        <w:t xml:space="preserve">Figure 1: </w:t>
      </w:r>
      <w:r>
        <w:rPr>
          <w:rFonts w:ascii="Georgia" w:hAnsi="Georgia"/>
          <w:b/>
          <w:bCs/>
          <w:sz w:val="22"/>
          <w:szCs w:val="22"/>
        </w:rPr>
        <w:t>Seasonal Shifts in Depth Occupancy.</w:t>
      </w:r>
      <w:r>
        <w:rPr>
          <w:rFonts w:ascii="Georgia" w:hAnsi="Georgia"/>
          <w:sz w:val="22"/>
          <w:szCs w:val="22"/>
        </w:rPr>
        <w:t xml:space="preserve"> (Top) Using observations of depth at 15-minute intervals from individual Chinook salmon (GOA and EBS), the proportions of samples in each depth bin across all months. (Bottom) For those same samples, mean predicted probability of the occupied depth from a deep learning model binned across all months. </w:t>
      </w:r>
    </w:p>
    <w:p w14:paraId="0E1B6E54" w14:textId="056ADF4C" w:rsidR="00855F0B" w:rsidRDefault="00E63EA4" w:rsidP="00855F0B">
      <w:pPr>
        <w:rPr>
          <w:rFonts w:ascii="Georgia" w:hAnsi="Georgia"/>
          <w:sz w:val="22"/>
          <w:szCs w:val="22"/>
        </w:rPr>
      </w:pPr>
      <w:r>
        <w:rPr>
          <w:rFonts w:ascii="Georgia" w:hAnsi="Georgia"/>
          <w:noProof/>
          <w:sz w:val="22"/>
          <w:szCs w:val="22"/>
        </w:rPr>
        <w:lastRenderedPageBreak/>
        <w:drawing>
          <wp:inline distT="0" distB="0" distL="0" distR="0" wp14:anchorId="7B6118A8" wp14:editId="00883BCD">
            <wp:extent cx="5943600" cy="5337810"/>
            <wp:effectExtent l="0" t="0" r="0" b="0"/>
            <wp:docPr id="66337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1381" name="Picture 663371381"/>
                    <pic:cNvPicPr/>
                  </pic:nvPicPr>
                  <pic:blipFill>
                    <a:blip r:embed="rId8">
                      <a:extLst>
                        <a:ext uri="{28A0092B-C50C-407E-A947-70E740481C1C}">
                          <a14:useLocalDpi xmlns:a14="http://schemas.microsoft.com/office/drawing/2010/main" val="0"/>
                        </a:ext>
                      </a:extLst>
                    </a:blip>
                    <a:stretch>
                      <a:fillRect/>
                    </a:stretch>
                  </pic:blipFill>
                  <pic:spPr>
                    <a:xfrm>
                      <a:off x="0" y="0"/>
                      <a:ext cx="5943600" cy="5337810"/>
                    </a:xfrm>
                    <a:prstGeom prst="rect">
                      <a:avLst/>
                    </a:prstGeom>
                  </pic:spPr>
                </pic:pic>
              </a:graphicData>
            </a:graphic>
          </wp:inline>
        </w:drawing>
      </w:r>
    </w:p>
    <w:p w14:paraId="4D645220" w14:textId="4A30ADC4" w:rsidR="00855F0B" w:rsidRDefault="00855F0B" w:rsidP="00855F0B">
      <w:pPr>
        <w:rPr>
          <w:rFonts w:ascii="Georgia" w:hAnsi="Georgia"/>
          <w:sz w:val="22"/>
          <w:szCs w:val="22"/>
        </w:rPr>
      </w:pPr>
      <w:r w:rsidRPr="00047F35">
        <w:rPr>
          <w:rFonts w:ascii="Georgia" w:hAnsi="Georgia"/>
          <w:b/>
          <w:bCs/>
          <w:sz w:val="22"/>
          <w:szCs w:val="22"/>
        </w:rPr>
        <w:t xml:space="preserve">Figure 2: Diel Variation </w:t>
      </w:r>
      <w:r>
        <w:rPr>
          <w:rFonts w:ascii="Georgia" w:hAnsi="Georgia"/>
          <w:sz w:val="22"/>
          <w:szCs w:val="22"/>
        </w:rPr>
        <w:t xml:space="preserve">Using observations taken at 15-minute intervals from Chinook salmon in the GOA and EBS, the proportions of samples deeper than 25m as a function of time of day across all months. Validation is the proportion over the validation data, </w:t>
      </w:r>
      <w:r w:rsidR="00E63EA4">
        <w:rPr>
          <w:rFonts w:ascii="Georgia" w:hAnsi="Georgia"/>
          <w:sz w:val="22"/>
          <w:szCs w:val="22"/>
        </w:rPr>
        <w:t>t</w:t>
      </w:r>
      <w:r>
        <w:rPr>
          <w:rFonts w:ascii="Georgia" w:hAnsi="Georgia"/>
          <w:sz w:val="22"/>
          <w:szCs w:val="22"/>
        </w:rPr>
        <w:t xml:space="preserve">rain is the proportion over the training data, and </w:t>
      </w:r>
      <w:r w:rsidR="00E63EA4">
        <w:rPr>
          <w:rFonts w:ascii="Georgia" w:hAnsi="Georgia"/>
          <w:sz w:val="22"/>
          <w:szCs w:val="22"/>
        </w:rPr>
        <w:t>p</w:t>
      </w:r>
      <w:r>
        <w:rPr>
          <w:rFonts w:ascii="Georgia" w:hAnsi="Georgia"/>
          <w:sz w:val="22"/>
          <w:szCs w:val="22"/>
        </w:rPr>
        <w:t>redicted is the mean predicted probability of the occupied depth over the validation data.</w:t>
      </w:r>
      <w:r w:rsidRPr="00047F35">
        <w:rPr>
          <w:rFonts w:ascii="Georgia" w:hAnsi="Georgia"/>
          <w:sz w:val="22"/>
          <w:szCs w:val="22"/>
        </w:rPr>
        <w:t xml:space="preserve"> </w:t>
      </w:r>
    </w:p>
    <w:p w14:paraId="24BA2BDF" w14:textId="22562A23" w:rsidR="00A00F84" w:rsidRDefault="00A00F84" w:rsidP="00855F0B">
      <w:pPr>
        <w:rPr>
          <w:rFonts w:ascii="Georgia" w:hAnsi="Georgia"/>
          <w:sz w:val="22"/>
          <w:szCs w:val="22"/>
        </w:rPr>
      </w:pPr>
      <w:r>
        <w:rPr>
          <w:noProof/>
        </w:rPr>
        <w:lastRenderedPageBreak/>
        <w:drawing>
          <wp:inline distT="0" distB="0" distL="0" distR="0" wp14:anchorId="5E9B3F5A" wp14:editId="7B32336D">
            <wp:extent cx="5943600" cy="1854835"/>
            <wp:effectExtent l="0" t="0" r="0" b="0"/>
            <wp:docPr id="1124048932"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48932" name="Picture 8" descr="A graph of different colored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854835"/>
                    </a:xfrm>
                    <a:prstGeom prst="rect">
                      <a:avLst/>
                    </a:prstGeom>
                  </pic:spPr>
                </pic:pic>
              </a:graphicData>
            </a:graphic>
          </wp:inline>
        </w:drawing>
      </w:r>
    </w:p>
    <w:p w14:paraId="236639F8" w14:textId="78870668" w:rsidR="00A00F84" w:rsidRDefault="00A00F84" w:rsidP="00855F0B">
      <w:pPr>
        <w:rPr>
          <w:rFonts w:ascii="Georgia" w:hAnsi="Georgia"/>
          <w:sz w:val="22"/>
          <w:szCs w:val="22"/>
        </w:rPr>
      </w:pPr>
      <w:r>
        <w:rPr>
          <w:rFonts w:ascii="Georgia" w:hAnsi="Georgia"/>
          <w:b/>
          <w:bCs/>
          <w:sz w:val="22"/>
          <w:szCs w:val="22"/>
        </w:rPr>
        <w:t>Figure 3: Effect of Salinity</w:t>
      </w:r>
      <w:r>
        <w:rPr>
          <w:rFonts w:ascii="Georgia" w:hAnsi="Georgia"/>
          <w:sz w:val="22"/>
          <w:szCs w:val="22"/>
        </w:rPr>
        <w:t xml:space="preserve"> Using predictions of depth occupancy at 15-minute intervals for Chinook salmon using a deep learning model, predicted proportions of fish within 25</w:t>
      </w:r>
      <w:ins w:id="20" w:author="Seitz" w:date="2025-06-24T12:41:00Z">
        <w:r w:rsidR="00A761E2">
          <w:rPr>
            <w:rFonts w:ascii="Georgia" w:hAnsi="Georgia"/>
            <w:sz w:val="22"/>
            <w:szCs w:val="22"/>
          </w:rPr>
          <w:t xml:space="preserve"> </w:t>
        </w:r>
      </w:ins>
      <w:r>
        <w:rPr>
          <w:rFonts w:ascii="Georgia" w:hAnsi="Georgia"/>
          <w:sz w:val="22"/>
          <w:szCs w:val="22"/>
        </w:rPr>
        <w:t>m of the surface when surface salinity is above (high) and below (low) 31.3</w:t>
      </w:r>
      <w:ins w:id="21" w:author="Seitz" w:date="2025-06-24T12:41:00Z">
        <w:r w:rsidR="00A761E2">
          <w:rPr>
            <w:rFonts w:ascii="Georgia" w:hAnsi="Georgia"/>
            <w:sz w:val="22"/>
            <w:szCs w:val="22"/>
          </w:rPr>
          <w:t xml:space="preserve"> </w:t>
        </w:r>
      </w:ins>
      <w:r>
        <w:rPr>
          <w:rFonts w:ascii="Georgia" w:hAnsi="Georgia"/>
          <w:sz w:val="22"/>
          <w:szCs w:val="22"/>
        </w:rPr>
        <w:t xml:space="preserve">ppt. Predictions were made over the validation dataset. </w:t>
      </w:r>
    </w:p>
    <w:p w14:paraId="534E9860" w14:textId="77220083" w:rsidR="00207356" w:rsidRDefault="00207356" w:rsidP="00855F0B">
      <w:pPr>
        <w:rPr>
          <w:rFonts w:ascii="Georgia" w:hAnsi="Georgia"/>
          <w:sz w:val="22"/>
          <w:szCs w:val="22"/>
        </w:rPr>
      </w:pPr>
      <w:r>
        <w:rPr>
          <w:rFonts w:ascii="Georgia" w:hAnsi="Georgia"/>
          <w:noProof/>
          <w:sz w:val="22"/>
          <w:szCs w:val="22"/>
        </w:rPr>
        <w:drawing>
          <wp:inline distT="0" distB="0" distL="0" distR="0" wp14:anchorId="6E7A8637" wp14:editId="1BE235D5">
            <wp:extent cx="5943600" cy="1875790"/>
            <wp:effectExtent l="0" t="0" r="0" b="3810"/>
            <wp:docPr id="1580102043" name="Picture 9"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2043" name="Picture 9" descr="A graph with different colored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0E005ECA" w14:textId="466153D7" w:rsidR="00207356" w:rsidRDefault="00207356" w:rsidP="00855F0B">
      <w:pPr>
        <w:rPr>
          <w:rFonts w:ascii="Georgia" w:hAnsi="Georgia"/>
          <w:sz w:val="22"/>
          <w:szCs w:val="22"/>
        </w:rPr>
      </w:pPr>
      <w:r>
        <w:rPr>
          <w:rFonts w:ascii="Georgia" w:hAnsi="Georgia"/>
          <w:b/>
          <w:bCs/>
          <w:sz w:val="22"/>
          <w:szCs w:val="22"/>
        </w:rPr>
        <w:t>Figure 4: Variation in Performance of Salinity as a Feature</w:t>
      </w:r>
      <w:r>
        <w:rPr>
          <w:rFonts w:ascii="Georgia" w:hAnsi="Georgia"/>
          <w:sz w:val="22"/>
          <w:szCs w:val="22"/>
        </w:rPr>
        <w:t xml:space="preserve"> Change in loss across months when adding salinity as a feature to a deep learning model of Chinook salmon depth occupancy. Red indicates the training dataset whereas blue indicates the validation dataset. </w:t>
      </w:r>
    </w:p>
    <w:p w14:paraId="747E19B6" w14:textId="77777777" w:rsidR="00207356" w:rsidRDefault="00207356" w:rsidP="00855F0B">
      <w:pPr>
        <w:rPr>
          <w:rFonts w:ascii="Georgia" w:hAnsi="Georgia"/>
          <w:sz w:val="22"/>
          <w:szCs w:val="22"/>
        </w:rPr>
      </w:pPr>
    </w:p>
    <w:p w14:paraId="294A6DE6" w14:textId="77777777" w:rsidR="00207356" w:rsidRDefault="00207356" w:rsidP="00855F0B">
      <w:pPr>
        <w:rPr>
          <w:rFonts w:ascii="Georgia" w:hAnsi="Georgia"/>
          <w:sz w:val="22"/>
          <w:szCs w:val="22"/>
        </w:rPr>
      </w:pPr>
    </w:p>
    <w:p w14:paraId="320458D2" w14:textId="77777777" w:rsidR="00207356" w:rsidRDefault="00207356" w:rsidP="00855F0B">
      <w:pPr>
        <w:rPr>
          <w:rFonts w:ascii="Georgia" w:hAnsi="Georgia"/>
          <w:sz w:val="22"/>
          <w:szCs w:val="22"/>
        </w:rPr>
      </w:pPr>
    </w:p>
    <w:p w14:paraId="30E3C3B9" w14:textId="77777777" w:rsidR="00207356" w:rsidRDefault="00207356" w:rsidP="00855F0B">
      <w:pPr>
        <w:rPr>
          <w:rFonts w:ascii="Georgia" w:hAnsi="Georgia"/>
          <w:sz w:val="22"/>
          <w:szCs w:val="22"/>
        </w:rPr>
      </w:pPr>
    </w:p>
    <w:p w14:paraId="01D70929" w14:textId="77777777" w:rsidR="00207356" w:rsidRPr="00207356" w:rsidRDefault="00207356" w:rsidP="00855F0B">
      <w:pPr>
        <w:rPr>
          <w:rFonts w:ascii="Georgia" w:hAnsi="Georgia"/>
          <w:sz w:val="22"/>
          <w:szCs w:val="22"/>
        </w:rPr>
      </w:pPr>
    </w:p>
    <w:p w14:paraId="3300B086" w14:textId="62E25C1C" w:rsidR="00855F0B" w:rsidRDefault="00A00F84" w:rsidP="00855F0B">
      <w:pPr>
        <w:rPr>
          <w:rFonts w:ascii="Georgia" w:hAnsi="Georgia"/>
          <w:sz w:val="22"/>
          <w:szCs w:val="22"/>
        </w:rPr>
      </w:pPr>
      <w:r>
        <w:rPr>
          <w:rFonts w:ascii="Georgia" w:hAnsi="Georgia"/>
          <w:noProof/>
          <w:sz w:val="22"/>
          <w:szCs w:val="22"/>
        </w:rPr>
        <w:lastRenderedPageBreak/>
        <w:drawing>
          <wp:inline distT="0" distB="0" distL="0" distR="0" wp14:anchorId="4328F5A1" wp14:editId="117CA96D">
            <wp:extent cx="2792188" cy="1665170"/>
            <wp:effectExtent l="0" t="0" r="1905" b="0"/>
            <wp:docPr id="209156561"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6561" name="Picture 3" descr="A map of the united stat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4747" cy="1696515"/>
                    </a:xfrm>
                    <a:prstGeom prst="rect">
                      <a:avLst/>
                    </a:prstGeom>
                  </pic:spPr>
                </pic:pic>
              </a:graphicData>
            </a:graphic>
          </wp:inline>
        </w:drawing>
      </w:r>
      <w:r>
        <w:rPr>
          <w:rFonts w:ascii="Georgia" w:hAnsi="Georgia"/>
          <w:noProof/>
          <w:sz w:val="22"/>
          <w:szCs w:val="22"/>
        </w:rPr>
        <w:drawing>
          <wp:inline distT="0" distB="0" distL="0" distR="0" wp14:anchorId="768F9BD9" wp14:editId="50F992AC">
            <wp:extent cx="2704699" cy="1617907"/>
            <wp:effectExtent l="0" t="0" r="635" b="0"/>
            <wp:docPr id="216670872" name="Picture 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0872" name="Picture 4" descr="A map of the united stat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26869" cy="1631169"/>
                    </a:xfrm>
                    <a:prstGeom prst="rect">
                      <a:avLst/>
                    </a:prstGeom>
                  </pic:spPr>
                </pic:pic>
              </a:graphicData>
            </a:graphic>
          </wp:inline>
        </w:drawing>
      </w:r>
    </w:p>
    <w:p w14:paraId="36E2861E" w14:textId="2EE334A7" w:rsidR="00855F0B" w:rsidRDefault="00855F0B" w:rsidP="00855F0B">
      <w:pPr>
        <w:rPr>
          <w:rFonts w:ascii="Georgia" w:hAnsi="Georgia"/>
          <w:sz w:val="22"/>
          <w:szCs w:val="22"/>
        </w:rPr>
      </w:pPr>
      <w:r>
        <w:rPr>
          <w:rFonts w:ascii="Georgia" w:hAnsi="Georgia"/>
          <w:b/>
          <w:bCs/>
          <w:sz w:val="22"/>
          <w:szCs w:val="22"/>
        </w:rPr>
        <w:t>Figure 5:</w:t>
      </w:r>
      <w:r>
        <w:rPr>
          <w:rFonts w:ascii="Georgia" w:hAnsi="Georgia"/>
          <w:sz w:val="22"/>
          <w:szCs w:val="22"/>
        </w:rPr>
        <w:t xml:space="preserve"> </w:t>
      </w:r>
      <w:r>
        <w:rPr>
          <w:rFonts w:ascii="Georgia" w:hAnsi="Georgia"/>
          <w:b/>
          <w:bCs/>
          <w:sz w:val="22"/>
          <w:szCs w:val="22"/>
        </w:rPr>
        <w:t xml:space="preserve">Spatial Distribution of Minimum Likelihood. </w:t>
      </w:r>
      <w:r>
        <w:rPr>
          <w:rFonts w:ascii="Georgia" w:hAnsi="Georgia"/>
          <w:sz w:val="22"/>
          <w:szCs w:val="22"/>
        </w:rPr>
        <w:t xml:space="preserve">Minimum likelihood of Chinook salmon occupancy in the deepest bin over each hour in the months of February (left) and August (right) as predicted by our deep learning model. </w:t>
      </w:r>
      <w:r w:rsidR="00A00F84">
        <w:rPr>
          <w:rFonts w:ascii="Georgia" w:hAnsi="Georgia"/>
          <w:noProof/>
          <w:sz w:val="22"/>
          <w:szCs w:val="22"/>
        </w:rPr>
        <w:drawing>
          <wp:inline distT="0" distB="0" distL="0" distR="0" wp14:anchorId="098D7D52" wp14:editId="328E660A">
            <wp:extent cx="5943600" cy="1875790"/>
            <wp:effectExtent l="0" t="0" r="0" b="3810"/>
            <wp:docPr id="1987548501" name="Picture 5" descr="A green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48501" name="Picture 5" descr="A green and blue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348060DA" w14:textId="77777777" w:rsidR="00A00F84" w:rsidRDefault="00855F0B" w:rsidP="00855F0B">
      <w:pPr>
        <w:rPr>
          <w:rFonts w:ascii="Georgia" w:hAnsi="Georgia"/>
          <w:sz w:val="22"/>
          <w:szCs w:val="22"/>
        </w:rPr>
      </w:pPr>
      <w:r>
        <w:rPr>
          <w:rFonts w:ascii="Georgia" w:hAnsi="Georgia"/>
          <w:b/>
          <w:bCs/>
          <w:sz w:val="22"/>
          <w:szCs w:val="22"/>
        </w:rPr>
        <w:t xml:space="preserve">Figure 6: Full Year of Likelihoods </w:t>
      </w:r>
      <w:r>
        <w:rPr>
          <w:rFonts w:ascii="Georgia" w:hAnsi="Georgia"/>
          <w:sz w:val="22"/>
          <w:szCs w:val="22"/>
        </w:rPr>
        <w:t xml:space="preserve">Predicted likelihood, using our selected model, of occupancy per depth bin for Chinook salmon across all hours in 2022 for an H3 cell near Chignik, AK. </w:t>
      </w:r>
    </w:p>
    <w:p w14:paraId="52DC2BFF" w14:textId="29B11137" w:rsidR="00855F0B" w:rsidRDefault="00A00F84" w:rsidP="00855F0B">
      <w:pPr>
        <w:rPr>
          <w:rFonts w:ascii="Georgia" w:hAnsi="Georgia"/>
          <w:sz w:val="22"/>
          <w:szCs w:val="22"/>
        </w:rPr>
      </w:pPr>
      <w:r>
        <w:rPr>
          <w:rFonts w:ascii="Georgia" w:hAnsi="Georgia"/>
          <w:noProof/>
          <w:sz w:val="22"/>
          <w:szCs w:val="22"/>
        </w:rPr>
        <w:drawing>
          <wp:inline distT="0" distB="0" distL="0" distR="0" wp14:anchorId="732F39CA" wp14:editId="4C360F66">
            <wp:extent cx="2645034" cy="1578543"/>
            <wp:effectExtent l="0" t="0" r="0" b="0"/>
            <wp:docPr id="107214517" name="Picture 6"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517" name="Picture 6" descr="A map of the united stat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8510" cy="1598521"/>
                    </a:xfrm>
                    <a:prstGeom prst="rect">
                      <a:avLst/>
                    </a:prstGeom>
                  </pic:spPr>
                </pic:pic>
              </a:graphicData>
            </a:graphic>
          </wp:inline>
        </w:drawing>
      </w:r>
      <w:r>
        <w:rPr>
          <w:rFonts w:ascii="Georgia" w:hAnsi="Georgia"/>
          <w:noProof/>
          <w:sz w:val="22"/>
          <w:szCs w:val="22"/>
        </w:rPr>
        <w:drawing>
          <wp:inline distT="0" distB="0" distL="0" distR="0" wp14:anchorId="610E6CA9" wp14:editId="202BD278">
            <wp:extent cx="2560320" cy="1527986"/>
            <wp:effectExtent l="0" t="0" r="5080" b="0"/>
            <wp:docPr id="1986758038" name="Picture 7" descr="A map of the worl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8038" name="Picture 7" descr="A map of the world with blue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0658" cy="1540123"/>
                    </a:xfrm>
                    <a:prstGeom prst="rect">
                      <a:avLst/>
                    </a:prstGeom>
                  </pic:spPr>
                </pic:pic>
              </a:graphicData>
            </a:graphic>
          </wp:inline>
        </w:drawing>
      </w:r>
    </w:p>
    <w:p w14:paraId="61D60D7E" w14:textId="1B0E00C8" w:rsidR="00945412" w:rsidRPr="00945412" w:rsidRDefault="00855F0B" w:rsidP="00855F0B">
      <w:pPr>
        <w:rPr>
          <w:rFonts w:ascii="Georgia" w:hAnsi="Georgia"/>
          <w:sz w:val="22"/>
          <w:szCs w:val="22"/>
        </w:rPr>
      </w:pPr>
      <w:r>
        <w:rPr>
          <w:rFonts w:ascii="Georgia" w:hAnsi="Georgia"/>
          <w:b/>
          <w:bCs/>
          <w:sz w:val="22"/>
          <w:szCs w:val="22"/>
        </w:rPr>
        <w:t xml:space="preserve">Figure 7: Time of Day Minimization. </w:t>
      </w:r>
      <w:r>
        <w:rPr>
          <w:rFonts w:ascii="Georgia" w:hAnsi="Georgia"/>
          <w:sz w:val="22"/>
          <w:szCs w:val="22"/>
        </w:rPr>
        <w:t xml:space="preserve">Time of day when the predicted likelihood, from our selected model, in the deepest bin for Chinook salmon is minimized on February (left) and August (right) 15. Negative values indicate nighttime whereas positive values indicate daytime. </w:t>
      </w:r>
    </w:p>
    <w:p w14:paraId="1352BABA" w14:textId="06C91511" w:rsidR="00756BE6" w:rsidRDefault="00756BE6"/>
    <w:sectPr w:rsidR="00756BE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eitz" w:date="2025-06-24T12:22:00Z" w:initials="S">
    <w:p w14:paraId="709912E7" w14:textId="77777777" w:rsidR="009468BB" w:rsidRDefault="009468BB">
      <w:pPr>
        <w:pStyle w:val="CommentText"/>
      </w:pPr>
      <w:r>
        <w:rPr>
          <w:rStyle w:val="CommentReference"/>
        </w:rPr>
        <w:annotationRef/>
      </w:r>
      <w:r>
        <w:t xml:space="preserve">I have probably already said this, and if I have said this, then bear with me…. But a “real-world” description of validation loss should be included in the methods.  So you would want to say something like “Models were evaluated by validation loss … </w:t>
      </w:r>
      <w:proofErr w:type="gramStart"/>
      <w:r>
        <w:t>“ then</w:t>
      </w:r>
      <w:proofErr w:type="gramEnd"/>
      <w:r>
        <w:t xml:space="preserve"> describe what it is, and what low and high loss are.  </w:t>
      </w:r>
    </w:p>
    <w:p w14:paraId="64B86587" w14:textId="77777777" w:rsidR="009468BB" w:rsidRDefault="009468BB">
      <w:pPr>
        <w:pStyle w:val="CommentText"/>
      </w:pPr>
    </w:p>
    <w:p w14:paraId="6673197D" w14:textId="65F26370" w:rsidR="009468BB" w:rsidRDefault="009468BB">
      <w:pPr>
        <w:pStyle w:val="CommentText"/>
      </w:pPr>
      <w:r>
        <w:t>OK, now that I have probably repeated myself, this is a well written paragraph!</w:t>
      </w:r>
    </w:p>
  </w:comment>
  <w:comment w:id="1" w:author="Seitz" w:date="2025-06-24T12:25:00Z" w:initials="S">
    <w:p w14:paraId="00979CE5" w14:textId="77777777" w:rsidR="009468BB" w:rsidRDefault="009468BB">
      <w:pPr>
        <w:pStyle w:val="CommentText"/>
      </w:pPr>
      <w:r>
        <w:rPr>
          <w:rStyle w:val="CommentReference"/>
        </w:rPr>
        <w:annotationRef/>
      </w:r>
      <w:r>
        <w:t>Could you flip this sentence and say something like “Depth distributions predicted by the model and measured by the tags were strongly skewed towards relatively shallow water.”</w:t>
      </w:r>
    </w:p>
    <w:p w14:paraId="3CB27CB2" w14:textId="77777777" w:rsidR="009468BB" w:rsidRDefault="009468BB">
      <w:pPr>
        <w:pStyle w:val="CommentText"/>
      </w:pPr>
    </w:p>
    <w:p w14:paraId="1EDDB314" w14:textId="021F8BFB" w:rsidR="009468BB" w:rsidRDefault="009468BB">
      <w:pPr>
        <w:pStyle w:val="CommentText"/>
      </w:pPr>
      <w:r>
        <w:t xml:space="preserve">This is a good example of making a statement more inherently comprehensible by just changing the order of some words, at least in my mind.  It changes from a jargon-y sentence to a more understandable sentence.  </w:t>
      </w:r>
    </w:p>
  </w:comment>
  <w:comment w:id="2" w:author="Seitz" w:date="2025-06-24T12:28:00Z" w:initials="S">
    <w:p w14:paraId="0F49DDE6" w14:textId="5159A67C" w:rsidR="009468BB" w:rsidRDefault="009468BB">
      <w:pPr>
        <w:pStyle w:val="CommentText"/>
      </w:pPr>
      <w:r>
        <w:rPr>
          <w:rStyle w:val="CommentReference"/>
        </w:rPr>
        <w:annotationRef/>
      </w:r>
      <w:r>
        <w:t xml:space="preserve">Observations of Chinook salmon?  </w:t>
      </w:r>
    </w:p>
  </w:comment>
  <w:comment w:id="3" w:author="Seitz" w:date="2025-06-24T12:29:00Z" w:initials="S">
    <w:p w14:paraId="0C5F5FDB" w14:textId="0785933B" w:rsidR="009468BB" w:rsidRDefault="009468BB">
      <w:pPr>
        <w:pStyle w:val="CommentText"/>
      </w:pPr>
      <w:r>
        <w:rPr>
          <w:rStyle w:val="CommentReference"/>
        </w:rPr>
        <w:annotationRef/>
      </w:r>
      <w:r>
        <w:t xml:space="preserve">I am guessing that samples </w:t>
      </w:r>
      <w:proofErr w:type="gramStart"/>
      <w:r>
        <w:t>is</w:t>
      </w:r>
      <w:proofErr w:type="gramEnd"/>
      <w:r>
        <w:t xml:space="preserve"> used in the methods.  If so, this is fine.  </w:t>
      </w:r>
    </w:p>
  </w:comment>
  <w:comment w:id="4" w:author="Seitz" w:date="2025-06-24T12:28:00Z" w:initials="S">
    <w:p w14:paraId="7754B95C" w14:textId="3CB416BD" w:rsidR="009468BB" w:rsidRDefault="009468BB">
      <w:pPr>
        <w:pStyle w:val="CommentText"/>
      </w:pPr>
      <w:r>
        <w:rPr>
          <w:rStyle w:val="CommentReference"/>
        </w:rPr>
        <w:annotationRef/>
      </w:r>
      <w:r>
        <w:t>Why is this consistence with a distributional skew?  Perhaps this is in the discussion.  I wonder if you can make a more informative statement though.</w:t>
      </w:r>
    </w:p>
  </w:comment>
  <w:comment w:id="5" w:author="Seitz" w:date="2025-06-24T12:30:00Z" w:initials="S">
    <w:p w14:paraId="2A6DF9DA" w14:textId="792B8727" w:rsidR="009468BB" w:rsidRDefault="009468BB">
      <w:pPr>
        <w:pStyle w:val="CommentText"/>
      </w:pPr>
      <w:r>
        <w:rPr>
          <w:rStyle w:val="CommentReference"/>
        </w:rPr>
        <w:annotationRef/>
      </w:r>
      <w:r>
        <w:t>Are these the same as the samples?</w:t>
      </w:r>
    </w:p>
  </w:comment>
  <w:comment w:id="6" w:author="Seitz" w:date="2025-06-24T12:31:00Z" w:initials="S">
    <w:p w14:paraId="63D93523" w14:textId="4BCD69F8" w:rsidR="009468BB" w:rsidRDefault="009468BB">
      <w:pPr>
        <w:pStyle w:val="CommentText"/>
      </w:pPr>
      <w:r>
        <w:rPr>
          <w:rStyle w:val="CommentReference"/>
        </w:rPr>
        <w:annotationRef/>
      </w:r>
      <w:r>
        <w:t>A minimum?</w:t>
      </w:r>
    </w:p>
  </w:comment>
  <w:comment w:id="7" w:author="Seitz" w:date="2025-06-24T12:32:00Z" w:initials="S">
    <w:p w14:paraId="22671AC6" w14:textId="1D11FFD7" w:rsidR="009468BB" w:rsidRDefault="009468BB">
      <w:pPr>
        <w:pStyle w:val="CommentText"/>
      </w:pPr>
      <w:r>
        <w:rPr>
          <w:rStyle w:val="CommentReference"/>
        </w:rPr>
        <w:annotationRef/>
      </w:r>
      <w:r>
        <w:t>Is this samples, validation data?  Whichever term you like, define it in the methods and then use it consistently throughout the document.</w:t>
      </w:r>
    </w:p>
  </w:comment>
  <w:comment w:id="8" w:author="Seitz" w:date="2025-06-24T12:33:00Z" w:initials="S">
    <w:p w14:paraId="63B317E0" w14:textId="54F1B902" w:rsidR="00A761E2" w:rsidRDefault="00A761E2">
      <w:pPr>
        <w:pStyle w:val="CommentText"/>
      </w:pPr>
      <w:r>
        <w:rPr>
          <w:rStyle w:val="CommentReference"/>
        </w:rPr>
        <w:annotationRef/>
      </w:r>
      <w:r>
        <w:t xml:space="preserve">I assume this means which pattern (shallower night and deeper day, or vice versa) the fish are displaying? </w:t>
      </w:r>
    </w:p>
  </w:comment>
  <w:comment w:id="9" w:author="Seitz" w:date="2025-06-24T12:35:00Z" w:initials="S">
    <w:p w14:paraId="5853630F" w14:textId="552E8DE6" w:rsidR="00A761E2" w:rsidRDefault="00A761E2">
      <w:pPr>
        <w:pStyle w:val="CommentText"/>
      </w:pPr>
      <w:r>
        <w:rPr>
          <w:rStyle w:val="CommentReference"/>
        </w:rPr>
        <w:annotationRef/>
      </w:r>
      <w:r>
        <w:t xml:space="preserve">Increased?  When I see rose, I imagine a fish coming to the surface.  </w:t>
      </w:r>
    </w:p>
  </w:comment>
  <w:comment w:id="10" w:author="Seitz" w:date="2025-06-24T12:36:00Z" w:initials="S">
    <w:p w14:paraId="76068E97" w14:textId="3B45B3AC" w:rsidR="00A761E2" w:rsidRDefault="00A761E2">
      <w:pPr>
        <w:pStyle w:val="CommentText"/>
      </w:pPr>
      <w:r>
        <w:rPr>
          <w:rStyle w:val="CommentReference"/>
        </w:rPr>
        <w:annotationRef/>
      </w:r>
      <w:r>
        <w:t>Could you just say “was”? This statement is not entirely intuitive to me.  Are you saying they showed strong diel patterns in August and then by January, the diel patterns were less pronounced?  Could you just say something like “Fish showed strong diel depth patterns in August when they occupied shallow waters at night and deeper waters during the day.  This pattern weakened throughout fall and early winter, after which the pattern reversed and the fish occupied deeper waters during the night than during the day.”  You could add some values in here to back up your claims.  I find that language more intuitive to understand.</w:t>
      </w:r>
    </w:p>
    <w:p w14:paraId="7C0A99C2" w14:textId="3DB9A43C" w:rsidR="00DA09DE" w:rsidRDefault="00DA09DE">
      <w:pPr>
        <w:pStyle w:val="CommentText"/>
      </w:pPr>
    </w:p>
    <w:p w14:paraId="15DE55E9" w14:textId="7987543E" w:rsidR="00DA09DE" w:rsidRDefault="00DA09DE">
      <w:pPr>
        <w:pStyle w:val="CommentText"/>
      </w:pPr>
      <w:r>
        <w:t xml:space="preserve">Also, these percentages should be described/defined in the methods.  Perhaps you have done this, I don’t remember.  </w:t>
      </w:r>
    </w:p>
  </w:comment>
  <w:comment w:id="11" w:author="Seitz" w:date="2025-06-24T12:40:00Z" w:initials="S">
    <w:p w14:paraId="34C595D5" w14:textId="1CC0BA9C" w:rsidR="00A761E2" w:rsidRDefault="00A761E2">
      <w:pPr>
        <w:pStyle w:val="CommentText"/>
      </w:pPr>
      <w:r>
        <w:rPr>
          <w:rStyle w:val="CommentReference"/>
        </w:rPr>
        <w:annotationRef/>
      </w:r>
      <w:r>
        <w:t xml:space="preserve">What is this shift?  Do you mean occupation?  </w:t>
      </w:r>
    </w:p>
  </w:comment>
  <w:comment w:id="12" w:author="Seitz" w:date="2025-06-24T12:41:00Z" w:initials="S">
    <w:p w14:paraId="6F0DCC4C" w14:textId="3D3125B6" w:rsidR="00A761E2" w:rsidRDefault="00A761E2">
      <w:pPr>
        <w:pStyle w:val="CommentText"/>
      </w:pPr>
      <w:r>
        <w:rPr>
          <w:rStyle w:val="CommentReference"/>
        </w:rPr>
        <w:annotationRef/>
      </w:r>
      <w:r>
        <w:t xml:space="preserve">Also, the figure has a mention of 31.3 ppt.  This should be included in here and how it relates to the shift and the percentages that you are reporting.  Right now, I don’t understand the percentages, the shifts, and how they relate to each other.  </w:t>
      </w:r>
    </w:p>
  </w:comment>
  <w:comment w:id="13" w:author="Seitz" w:date="2025-06-24T12:42:00Z" w:initials="S">
    <w:p w14:paraId="21809468" w14:textId="41320BF6" w:rsidR="00A761E2" w:rsidRDefault="00A761E2">
      <w:pPr>
        <w:pStyle w:val="CommentText"/>
      </w:pPr>
      <w:r>
        <w:rPr>
          <w:rStyle w:val="CommentReference"/>
        </w:rPr>
        <w:annotationRef/>
      </w:r>
      <w:r>
        <w:t xml:space="preserve">Between what a what?  And how is the average determined?  The calculation of the average could be described in methods but the difference should be described here.  </w:t>
      </w:r>
    </w:p>
  </w:comment>
  <w:comment w:id="15" w:author="Seitz" w:date="2025-06-24T12:45:00Z" w:initials="S">
    <w:p w14:paraId="1436B729" w14:textId="63B27658" w:rsidR="00576B6A" w:rsidRDefault="00576B6A">
      <w:pPr>
        <w:pStyle w:val="CommentText"/>
      </w:pPr>
      <w:r>
        <w:rPr>
          <w:rStyle w:val="CommentReference"/>
        </w:rPr>
        <w:annotationRef/>
      </w:r>
      <w:r>
        <w:t xml:space="preserve">Considering season and environmental conditions? Anything else?    </w:t>
      </w:r>
    </w:p>
    <w:p w14:paraId="0A1FB4AB" w14:textId="77777777" w:rsidR="00576B6A" w:rsidRDefault="00576B6A">
      <w:pPr>
        <w:pStyle w:val="CommentText"/>
      </w:pPr>
    </w:p>
    <w:p w14:paraId="22DEE211" w14:textId="5DB84B2E" w:rsidR="00576B6A" w:rsidRDefault="00576B6A">
      <w:pPr>
        <w:pStyle w:val="CommentText"/>
      </w:pPr>
      <w:r>
        <w:t xml:space="preserve">You could probably include this paragraph in the methods.  </w:t>
      </w:r>
    </w:p>
  </w:comment>
  <w:comment w:id="16" w:author="Seitz" w:date="2025-06-24T12:49:00Z" w:initials="S">
    <w:p w14:paraId="44BEA449" w14:textId="77777777" w:rsidR="00DA09DE" w:rsidRDefault="00DA09DE">
      <w:pPr>
        <w:pStyle w:val="CommentText"/>
      </w:pPr>
      <w:r>
        <w:t xml:space="preserve">To reduce how annoying my comments are, </w:t>
      </w:r>
      <w:r>
        <w:rPr>
          <w:rStyle w:val="CommentReference"/>
        </w:rPr>
        <w:annotationRef/>
      </w:r>
      <w:r>
        <w:t>I will preface this with I have not seen the methods for a while….</w:t>
      </w:r>
    </w:p>
    <w:p w14:paraId="0D1C5C84" w14:textId="77777777" w:rsidR="00DA09DE" w:rsidRDefault="00DA09DE">
      <w:pPr>
        <w:pStyle w:val="CommentText"/>
      </w:pPr>
    </w:p>
    <w:p w14:paraId="57B7D11F" w14:textId="2BE8FFA9" w:rsidR="00DA09DE" w:rsidRDefault="00DA09DE">
      <w:pPr>
        <w:pStyle w:val="CommentText"/>
      </w:pPr>
      <w:r>
        <w:t xml:space="preserve">Diel variability should either be defined in the methods, or described here so the reader understands what the 20% and 10% calculations are.  </w:t>
      </w:r>
    </w:p>
  </w:comment>
  <w:comment w:id="17" w:author="Seitz" w:date="2025-06-24T12:52:00Z" w:initials="S">
    <w:p w14:paraId="24A4B8B5" w14:textId="61C0EBD0" w:rsidR="00DA09DE" w:rsidRDefault="00DA09DE">
      <w:pPr>
        <w:pStyle w:val="CommentText"/>
      </w:pPr>
      <w:r>
        <w:rPr>
          <w:rStyle w:val="CommentReference"/>
        </w:rPr>
        <w:annotationRef/>
      </w:r>
      <w:r>
        <w:t>Can this be stated in clearer language?  Is this saying that in February, fish were more likely to occupy deeper waters</w:t>
      </w:r>
      <w:r w:rsidR="00571EDE">
        <w:t xml:space="preserve"> during the night, except near the shelf edge?  And as a corollary,   </w:t>
      </w:r>
    </w:p>
  </w:comment>
  <w:comment w:id="18" w:author="Seitz" w:date="2025-06-24T12:55:00Z" w:initials="S">
    <w:p w14:paraId="41238751" w14:textId="670B1566" w:rsidR="00571EDE" w:rsidRDefault="00571EDE">
      <w:pPr>
        <w:pStyle w:val="CommentText"/>
      </w:pPr>
      <w:r>
        <w:rPr>
          <w:rStyle w:val="CommentReference"/>
        </w:rPr>
        <w:annotationRef/>
      </w:r>
      <w:r>
        <w:t xml:space="preserve">Can this be stated more clearly?  So does this say that fish were most likely to occupy the surface layer during </w:t>
      </w:r>
      <w:r>
        <w:t>day</w:t>
      </w:r>
      <w:bookmarkStart w:id="19" w:name="_GoBack"/>
      <w:bookmarkEnd w:id="19"/>
      <w:r>
        <w:t xml:space="preserve">?  My mind is having a tough time grasping the take-home messages.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673197D" w15:done="0"/>
  <w15:commentEx w15:paraId="1EDDB314" w15:done="0"/>
  <w15:commentEx w15:paraId="0F49DDE6" w15:done="0"/>
  <w15:commentEx w15:paraId="0C5F5FDB" w15:paraIdParent="0F49DDE6" w15:done="0"/>
  <w15:commentEx w15:paraId="7754B95C" w15:done="0"/>
  <w15:commentEx w15:paraId="2A6DF9DA" w15:done="0"/>
  <w15:commentEx w15:paraId="63D93523" w15:done="0"/>
  <w15:commentEx w15:paraId="22671AC6" w15:done="0"/>
  <w15:commentEx w15:paraId="63B317E0" w15:done="0"/>
  <w15:commentEx w15:paraId="5853630F" w15:done="0"/>
  <w15:commentEx w15:paraId="15DE55E9" w15:done="0"/>
  <w15:commentEx w15:paraId="34C595D5" w15:done="0"/>
  <w15:commentEx w15:paraId="6F0DCC4C" w15:paraIdParent="34C595D5" w15:done="0"/>
  <w15:commentEx w15:paraId="21809468" w15:done="0"/>
  <w15:commentEx w15:paraId="22DEE211" w15:done="0"/>
  <w15:commentEx w15:paraId="57B7D11F" w15:done="0"/>
  <w15:commentEx w15:paraId="24A4B8B5" w15:done="0"/>
  <w15:commentEx w15:paraId="4123875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eitz">
    <w15:presenceInfo w15:providerId="None" w15:userId="Seit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412"/>
    <w:rsid w:val="00207356"/>
    <w:rsid w:val="002F2C91"/>
    <w:rsid w:val="00340D3F"/>
    <w:rsid w:val="004A33F5"/>
    <w:rsid w:val="00571EDE"/>
    <w:rsid w:val="00576B6A"/>
    <w:rsid w:val="006D2A0E"/>
    <w:rsid w:val="00756BE6"/>
    <w:rsid w:val="007C7A29"/>
    <w:rsid w:val="007E0760"/>
    <w:rsid w:val="00855F0B"/>
    <w:rsid w:val="00862CCF"/>
    <w:rsid w:val="008B7A81"/>
    <w:rsid w:val="00945412"/>
    <w:rsid w:val="009468BB"/>
    <w:rsid w:val="009645FF"/>
    <w:rsid w:val="00A00F84"/>
    <w:rsid w:val="00A761E2"/>
    <w:rsid w:val="00BE31BF"/>
    <w:rsid w:val="00C53D6D"/>
    <w:rsid w:val="00D73C93"/>
    <w:rsid w:val="00DA09DE"/>
    <w:rsid w:val="00E63EA4"/>
    <w:rsid w:val="00EC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9EB1"/>
  <w15:chartTrackingRefBased/>
  <w15:docId w15:val="{D3EF0831-4C01-D847-BA3A-796BD137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45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5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5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412"/>
    <w:rPr>
      <w:rFonts w:eastAsiaTheme="majorEastAsia" w:cstheme="majorBidi"/>
      <w:color w:val="272727" w:themeColor="text1" w:themeTint="D8"/>
    </w:rPr>
  </w:style>
  <w:style w:type="paragraph" w:styleId="Title">
    <w:name w:val="Title"/>
    <w:basedOn w:val="Normal"/>
    <w:next w:val="Normal"/>
    <w:link w:val="TitleChar"/>
    <w:uiPriority w:val="10"/>
    <w:qFormat/>
    <w:rsid w:val="00945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412"/>
    <w:pPr>
      <w:spacing w:before="160"/>
      <w:jc w:val="center"/>
    </w:pPr>
    <w:rPr>
      <w:i/>
      <w:iCs/>
      <w:color w:val="404040" w:themeColor="text1" w:themeTint="BF"/>
    </w:rPr>
  </w:style>
  <w:style w:type="character" w:customStyle="1" w:styleId="QuoteChar">
    <w:name w:val="Quote Char"/>
    <w:basedOn w:val="DefaultParagraphFont"/>
    <w:link w:val="Quote"/>
    <w:uiPriority w:val="29"/>
    <w:rsid w:val="00945412"/>
    <w:rPr>
      <w:i/>
      <w:iCs/>
      <w:color w:val="404040" w:themeColor="text1" w:themeTint="BF"/>
    </w:rPr>
  </w:style>
  <w:style w:type="paragraph" w:styleId="ListParagraph">
    <w:name w:val="List Paragraph"/>
    <w:basedOn w:val="Normal"/>
    <w:uiPriority w:val="34"/>
    <w:qFormat/>
    <w:rsid w:val="00945412"/>
    <w:pPr>
      <w:ind w:left="720"/>
      <w:contextualSpacing/>
    </w:pPr>
  </w:style>
  <w:style w:type="character" w:styleId="IntenseEmphasis">
    <w:name w:val="Intense Emphasis"/>
    <w:basedOn w:val="DefaultParagraphFont"/>
    <w:uiPriority w:val="21"/>
    <w:qFormat/>
    <w:rsid w:val="00945412"/>
    <w:rPr>
      <w:i/>
      <w:iCs/>
      <w:color w:val="0F4761" w:themeColor="accent1" w:themeShade="BF"/>
    </w:rPr>
  </w:style>
  <w:style w:type="paragraph" w:styleId="IntenseQuote">
    <w:name w:val="Intense Quote"/>
    <w:basedOn w:val="Normal"/>
    <w:next w:val="Normal"/>
    <w:link w:val="IntenseQuoteChar"/>
    <w:uiPriority w:val="30"/>
    <w:qFormat/>
    <w:rsid w:val="00945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412"/>
    <w:rPr>
      <w:i/>
      <w:iCs/>
      <w:color w:val="0F4761" w:themeColor="accent1" w:themeShade="BF"/>
    </w:rPr>
  </w:style>
  <w:style w:type="character" w:styleId="IntenseReference">
    <w:name w:val="Intense Reference"/>
    <w:basedOn w:val="DefaultParagraphFont"/>
    <w:uiPriority w:val="32"/>
    <w:qFormat/>
    <w:rsid w:val="00945412"/>
    <w:rPr>
      <w:b/>
      <w:bCs/>
      <w:smallCaps/>
      <w:color w:val="0F4761" w:themeColor="accent1" w:themeShade="BF"/>
      <w:spacing w:val="5"/>
    </w:rPr>
  </w:style>
  <w:style w:type="paragraph" w:styleId="NormalWeb">
    <w:name w:val="Normal (Web)"/>
    <w:basedOn w:val="Normal"/>
    <w:uiPriority w:val="99"/>
    <w:semiHidden/>
    <w:unhideWhenUsed/>
    <w:rsid w:val="00945412"/>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855F0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9468BB"/>
    <w:rPr>
      <w:sz w:val="16"/>
      <w:szCs w:val="16"/>
    </w:rPr>
  </w:style>
  <w:style w:type="paragraph" w:styleId="CommentText">
    <w:name w:val="annotation text"/>
    <w:basedOn w:val="Normal"/>
    <w:link w:val="CommentTextChar"/>
    <w:uiPriority w:val="99"/>
    <w:semiHidden/>
    <w:unhideWhenUsed/>
    <w:rsid w:val="009468BB"/>
    <w:pPr>
      <w:spacing w:line="240" w:lineRule="auto"/>
    </w:pPr>
    <w:rPr>
      <w:sz w:val="20"/>
      <w:szCs w:val="20"/>
    </w:rPr>
  </w:style>
  <w:style w:type="character" w:customStyle="1" w:styleId="CommentTextChar">
    <w:name w:val="Comment Text Char"/>
    <w:basedOn w:val="DefaultParagraphFont"/>
    <w:link w:val="CommentText"/>
    <w:uiPriority w:val="99"/>
    <w:semiHidden/>
    <w:rsid w:val="009468BB"/>
    <w:rPr>
      <w:sz w:val="20"/>
      <w:szCs w:val="20"/>
    </w:rPr>
  </w:style>
  <w:style w:type="paragraph" w:styleId="CommentSubject">
    <w:name w:val="annotation subject"/>
    <w:basedOn w:val="CommentText"/>
    <w:next w:val="CommentText"/>
    <w:link w:val="CommentSubjectChar"/>
    <w:uiPriority w:val="99"/>
    <w:semiHidden/>
    <w:unhideWhenUsed/>
    <w:rsid w:val="009468BB"/>
    <w:rPr>
      <w:b/>
      <w:bCs/>
    </w:rPr>
  </w:style>
  <w:style w:type="character" w:customStyle="1" w:styleId="CommentSubjectChar">
    <w:name w:val="Comment Subject Char"/>
    <w:basedOn w:val="CommentTextChar"/>
    <w:link w:val="CommentSubject"/>
    <w:uiPriority w:val="99"/>
    <w:semiHidden/>
    <w:rsid w:val="009468BB"/>
    <w:rPr>
      <w:b/>
      <w:bCs/>
      <w:sz w:val="20"/>
      <w:szCs w:val="20"/>
    </w:rPr>
  </w:style>
  <w:style w:type="paragraph" w:styleId="BalloonText">
    <w:name w:val="Balloon Text"/>
    <w:basedOn w:val="Normal"/>
    <w:link w:val="BalloonTextChar"/>
    <w:uiPriority w:val="99"/>
    <w:semiHidden/>
    <w:unhideWhenUsed/>
    <w:rsid w:val="009468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68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671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microsoft.com/office/2011/relationships/commentsExtended" Target="commentsExtended.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comments" Target="comment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1269</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Seitz</cp:lastModifiedBy>
  <cp:revision>2</cp:revision>
  <dcterms:created xsi:type="dcterms:W3CDTF">2025-06-24T20:57:00Z</dcterms:created>
  <dcterms:modified xsi:type="dcterms:W3CDTF">2025-06-24T20:57:00Z</dcterms:modified>
</cp:coreProperties>
</file>